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w:t>
      </w:r>
      <w:proofErr w:type="spellStart"/>
      <w:r w:rsidRPr="001F780E">
        <w:rPr>
          <w:rFonts w:ascii="Helvetica" w:hAnsi="Helvetica"/>
          <w:lang w:val="en-GB"/>
        </w:rPr>
        <w:t>Gamon</w:t>
      </w:r>
      <w:proofErr w:type="spellEnd"/>
      <w:r w:rsidRPr="001F780E">
        <w:rPr>
          <w:rFonts w:ascii="Helvetica" w:hAnsi="Helvetica"/>
          <w:lang w:val="en-GB"/>
        </w:rPr>
        <w:t xml:space="preserve"> 2019, </w:t>
      </w:r>
      <w:proofErr w:type="spellStart"/>
      <w:r w:rsidRPr="001F780E">
        <w:rPr>
          <w:rFonts w:ascii="Helvetica" w:hAnsi="Helvetica"/>
          <w:lang w:val="en-GB"/>
        </w:rPr>
        <w:t>Laliberté</w:t>
      </w:r>
      <w:proofErr w:type="spellEnd"/>
      <w:r w:rsidRPr="001F780E">
        <w:rPr>
          <w:rFonts w:ascii="Helvetica" w:hAnsi="Helvetica"/>
          <w:lang w:val="en-GB"/>
        </w:rPr>
        <w:t xml:space="preserve">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 xml:space="preserve">(Wang and </w:t>
      </w:r>
      <w:proofErr w:type="spellStart"/>
      <w:r w:rsidR="00D02846" w:rsidRPr="00593F5D">
        <w:rPr>
          <w:rFonts w:ascii="Helvetica" w:hAnsi="Helvetica"/>
          <w:lang w:val="en-GB"/>
        </w:rPr>
        <w:t>Gamon</w:t>
      </w:r>
      <w:proofErr w:type="spellEnd"/>
      <w:r w:rsidR="00D02846" w:rsidRPr="00593F5D">
        <w:rPr>
          <w:rFonts w:ascii="Helvetica" w:hAnsi="Helvetica"/>
          <w:lang w:val="en-GB"/>
        </w:rPr>
        <w:t>,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4"/>
      <w:r w:rsidR="004F59BA">
        <w:rPr>
          <w:rStyle w:val="CommentReference"/>
          <w:lang w:val="de-DE"/>
        </w:rPr>
        <w:commentReference w:id="4"/>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5"/>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5"/>
      <w:r>
        <w:rPr>
          <w:rStyle w:val="CommentReference"/>
          <w:lang w:val="de-DE"/>
        </w:rPr>
        <w:commentReference w:id="5"/>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6"/>
      <w:r w:rsidRPr="0071218E">
        <w:rPr>
          <w:rFonts w:ascii="Helvetica" w:hAnsi="Helvetica"/>
          <w:b/>
          <w:bCs/>
          <w:lang w:val="en-US"/>
        </w:rPr>
        <w:t xml:space="preserve">the variation </w:t>
      </w:r>
      <w:commentRangeEnd w:id="6"/>
      <w:r w:rsidR="00CE5B13">
        <w:rPr>
          <w:rStyle w:val="CommentReference"/>
          <w:lang w:val="de-DE"/>
        </w:rPr>
        <w:commentReference w:id="6"/>
      </w:r>
      <w:r w:rsidRPr="0071218E">
        <w:rPr>
          <w:rFonts w:ascii="Helvetica" w:hAnsi="Helvetica"/>
          <w:b/>
          <w:bCs/>
          <w:lang w:val="en-US"/>
        </w:rPr>
        <w:t xml:space="preserve">in their hyperspectral </w:t>
      </w:r>
      <w:commentRangeStart w:id="7"/>
      <w:r w:rsidRPr="0071218E">
        <w:rPr>
          <w:rFonts w:ascii="Helvetica" w:hAnsi="Helvetica"/>
          <w:b/>
          <w:bCs/>
          <w:lang w:val="en-US"/>
        </w:rPr>
        <w:t>signatures</w:t>
      </w:r>
      <w:commentRangeEnd w:id="7"/>
      <w:r w:rsidR="00CE5B13">
        <w:rPr>
          <w:rStyle w:val="CommentReference"/>
          <w:lang w:val="de-DE"/>
        </w:rPr>
        <w:commentReference w:id="7"/>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8"/>
      <w:commentRangeStart w:id="9"/>
      <w:r w:rsidRPr="00593F5D">
        <w:rPr>
          <w:rFonts w:ascii="Helvetica" w:hAnsi="Helvetica"/>
          <w:lang w:val="en-US"/>
        </w:rPr>
        <w:t>signatures</w:t>
      </w:r>
      <w:commentRangeEnd w:id="8"/>
      <w:r w:rsidR="00CE5B13">
        <w:rPr>
          <w:rStyle w:val="CommentReference"/>
          <w:lang w:val="de-DE"/>
        </w:rPr>
        <w:commentReference w:id="8"/>
      </w:r>
      <w:commentRangeEnd w:id="9"/>
      <w:r w:rsidR="00CE5B13">
        <w:rPr>
          <w:rStyle w:val="CommentReference"/>
          <w:lang w:val="de-DE"/>
        </w:rPr>
        <w:commentReference w:id="9"/>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0"/>
      <w:r w:rsidRPr="00593F5D">
        <w:rPr>
          <w:rFonts w:ascii="Helvetica" w:hAnsi="Helvetica"/>
          <w:lang w:val="en-US"/>
        </w:rPr>
        <w:t>signatures</w:t>
      </w:r>
      <w:commentRangeEnd w:id="10"/>
      <w:r w:rsidR="00630E17">
        <w:rPr>
          <w:rStyle w:val="CommentReference"/>
          <w:lang w:val="de-DE"/>
        </w:rPr>
        <w:commentReference w:id="10"/>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w:t>
      </w:r>
      <w:proofErr w:type="spellStart"/>
      <w:r w:rsidRPr="0071218E">
        <w:rPr>
          <w:rFonts w:ascii="Helvetica" w:eastAsiaTheme="minorHAnsi" w:hAnsi="Helvetica" w:cstheme="minorHAnsi"/>
          <w:lang w:val="en-GB"/>
        </w:rPr>
        <w:t>Ollinger</w:t>
      </w:r>
      <w:proofErr w:type="spellEnd"/>
      <w:r w:rsidRPr="0071218E">
        <w:rPr>
          <w:rFonts w:ascii="Helvetica" w:eastAsiaTheme="minorHAnsi" w:hAnsi="Helvetica" w:cstheme="minorHAnsi"/>
          <w:lang w:val="en-GB"/>
        </w:rPr>
        <w:t>, 2011</w:t>
      </w:r>
      <w:r w:rsidR="000E2ADD">
        <w:rPr>
          <w:rFonts w:ascii="Helvetica" w:eastAsiaTheme="minorHAnsi" w:hAnsi="Helvetica" w:cstheme="minorHAnsi"/>
          <w:lang w:val="en-GB"/>
        </w:rPr>
        <w:t xml:space="preserve">; </w:t>
      </w:r>
      <w:proofErr w:type="spellStart"/>
      <w:r w:rsidRPr="0071218E">
        <w:rPr>
          <w:rFonts w:ascii="Helvetica" w:eastAsiaTheme="minorHAnsi" w:hAnsi="Helvetica" w:cstheme="minorHAnsi"/>
          <w:lang w:val="en-GB"/>
        </w:rPr>
        <w:t>Gholizadeh</w:t>
      </w:r>
      <w:proofErr w:type="spellEnd"/>
      <w:r w:rsidRPr="0071218E">
        <w:rPr>
          <w:rFonts w:ascii="Helvetica" w:eastAsiaTheme="minorHAnsi" w:hAnsi="Helvetica" w:cstheme="minorHAnsi"/>
          <w:lang w:val="en-GB"/>
        </w:rPr>
        <w:t xml:space="preserve">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1"/>
      <w:commentRangeEnd w:id="11"/>
      <w:r>
        <w:rPr>
          <w:rStyle w:val="CommentReference"/>
          <w:lang w:val="de-DE"/>
        </w:rPr>
        <w:commentReference w:id="11"/>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823785" w:rsidP="00FF19D7">
      <w:pPr>
        <w:spacing w:line="360" w:lineRule="auto"/>
        <w:jc w:val="both"/>
        <w:rPr>
          <w:rFonts w:ascii="Helvetica" w:hAnsi="Helvetica" w:cstheme="minorHAnsi"/>
          <w:sz w:val="28"/>
          <w:szCs w:val="28"/>
          <w:lang w:val="en-GB"/>
        </w:rPr>
      </w:pPr>
      <m:oMathPara>
        <m:oMath>
          <m:sSub>
            <m:sSubPr>
              <m:ctrlPr>
                <w:ins w:id="12"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3" w:author="Unknown" w:date="2020-01-30T08:54:00Z">
                  <w:rPr>
                    <w:rFonts w:ascii="Cambria Math" w:hAnsi="Cambria Math" w:cstheme="minorHAnsi"/>
                    <w:i/>
                    <w:sz w:val="28"/>
                    <w:szCs w:val="28"/>
                    <w:lang w:val="en-GB"/>
                  </w:rPr>
                </w:ins>
              </m:ctrlPr>
            </m:fPr>
            <m:num>
              <m:nary>
                <m:naryPr>
                  <m:chr m:val="∑"/>
                  <m:limLoc m:val="undOvr"/>
                  <m:ctrlPr>
                    <w:ins w:id="14"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5"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proofErr w:type="spellStart"/>
      <w:r w:rsidRPr="0040037A">
        <w:rPr>
          <w:rFonts w:ascii="Helvetica" w:hAnsi="Helvetica" w:cstheme="minorHAnsi"/>
          <w:i/>
          <w:iCs/>
          <w:sz w:val="20"/>
          <w:szCs w:val="20"/>
          <w:lang w:val="en-GB"/>
        </w:rPr>
        <w:lastRenderedPageBreak/>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w:t>
      </w:r>
      <w:proofErr w:type="spellStart"/>
      <w:r w:rsidR="0020293C" w:rsidRPr="0040037A">
        <w:rPr>
          <w:rFonts w:ascii="Helvetica" w:hAnsi="Helvetica" w:cstheme="minorHAnsi"/>
          <w:i/>
          <w:iCs/>
          <w:sz w:val="20"/>
          <w:szCs w:val="20"/>
          <w:lang w:val="en-GB"/>
        </w:rPr>
        <w:t>ρλ</w:t>
      </w:r>
      <w:proofErr w:type="spellEnd"/>
      <w:r w:rsidR="0020293C" w:rsidRPr="0040037A">
        <w:rPr>
          <w:rFonts w:ascii="Helvetica" w:hAnsi="Helvetica" w:cstheme="minorHAnsi"/>
          <w:i/>
          <w:iCs/>
          <w:sz w:val="20"/>
          <w:szCs w:val="20"/>
          <w:lang w:val="en-GB"/>
        </w:rPr>
        <w:t>)</w:t>
      </w:r>
      <w:r w:rsidRPr="0040037A">
        <w:rPr>
          <w:rFonts w:ascii="Helvetica" w:hAnsi="Helvetica" w:cstheme="minorHAnsi"/>
          <w:i/>
          <w:iCs/>
          <w:sz w:val="20"/>
          <w:szCs w:val="20"/>
          <w:lang w:val="en-GB"/>
        </w:rPr>
        <w:t> and μ(</w:t>
      </w:r>
      <w:proofErr w:type="spellStart"/>
      <w:r w:rsidRPr="0040037A">
        <w:rPr>
          <w:rFonts w:ascii="Helvetica" w:hAnsi="Helvetica" w:cstheme="minorHAnsi"/>
          <w:i/>
          <w:iCs/>
          <w:sz w:val="20"/>
          <w:szCs w:val="20"/>
          <w:lang w:val="en-GB"/>
        </w:rPr>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proofErr w:type="spellStart"/>
      <w:r w:rsidR="00361AF2" w:rsidRPr="00FF19D7">
        <w:rPr>
          <w:rFonts w:ascii="Helvetica" w:eastAsiaTheme="minorHAnsi" w:hAnsi="Helvetica" w:cstheme="minorHAnsi"/>
          <w:lang w:val="en-GB" w:eastAsia="en-US"/>
        </w:rPr>
        <w:t>Quikiqtaruk</w:t>
      </w:r>
      <w:proofErr w:type="spellEnd"/>
      <w:r w:rsidR="00361AF2" w:rsidRPr="00FF19D7">
        <w:rPr>
          <w:rFonts w:ascii="Helvetica" w:eastAsiaTheme="minorHAnsi" w:hAnsi="Helvetica" w:cstheme="minorHAnsi"/>
          <w:lang w:val="en-GB" w:eastAsia="en-US"/>
        </w:rPr>
        <w:t xml:space="preserve">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plot-scale 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w:t>
      </w:r>
      <w:proofErr w:type="spellStart"/>
      <w:r w:rsidR="00175D94" w:rsidRPr="00FF19D7">
        <w:rPr>
          <w:rFonts w:ascii="Helvetica" w:eastAsiaTheme="minorHAnsi" w:hAnsi="Helvetica" w:cstheme="minorHAnsi"/>
          <w:lang w:val="en-GB" w:eastAsia="en-US"/>
        </w:rPr>
        <w:t>Komakuk</w:t>
      </w:r>
      <w:proofErr w:type="spellEnd"/>
      <w:r w:rsidR="00175D94" w:rsidRPr="00FF19D7">
        <w:rPr>
          <w:rFonts w:ascii="Helvetica" w:eastAsiaTheme="minorHAnsi" w:hAnsi="Helvetica" w:cstheme="minorHAnsi"/>
          <w:lang w:val="en-GB" w:eastAsia="en-US"/>
        </w:rPr>
        <w:t xml:space="preserve"> vegetation </w:t>
      </w:r>
      <w:r w:rsidR="00175D94" w:rsidRPr="00FF19D7">
        <w:rPr>
          <w:rFonts w:ascii="Helvetica" w:hAnsi="Helvetica" w:cstheme="minorHAnsi"/>
          <w:lang w:val="en-GB"/>
        </w:rPr>
        <w:t xml:space="preserve">will be compared using an existing mapping of the vegetation types present on </w:t>
      </w:r>
      <w:proofErr w:type="spellStart"/>
      <w:r w:rsidR="00175D94" w:rsidRPr="00FF19D7">
        <w:rPr>
          <w:rFonts w:ascii="Helvetica" w:hAnsi="Helvetica" w:cstheme="minorHAnsi"/>
          <w:lang w:val="en-GB"/>
        </w:rPr>
        <w:t>Qikiqtaruk</w:t>
      </w:r>
      <w:proofErr w:type="spellEnd"/>
      <w:r w:rsidR="00175D94" w:rsidRPr="00FF19D7">
        <w:rPr>
          <w:rFonts w:ascii="Helvetica" w:hAnsi="Helvetica" w:cstheme="minorHAnsi"/>
          <w:lang w:val="en-GB"/>
        </w:rPr>
        <w:t xml:space="preserve">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6"/>
      <w:r w:rsidRPr="00FF19D7">
        <w:rPr>
          <w:rFonts w:ascii="Helvetica" w:hAnsi="Helvetica" w:cstheme="minorHAnsi"/>
          <w:color w:val="000000" w:themeColor="text1"/>
          <w:bdr w:val="none" w:sz="0" w:space="0" w:color="auto" w:frame="1"/>
          <w:lang w:val="en-GB"/>
        </w:rPr>
        <w:t xml:space="preserve">Canopy cover and structure </w:t>
      </w:r>
      <w:commentRangeEnd w:id="16"/>
      <w:r w:rsidR="00175980">
        <w:rPr>
          <w:rStyle w:val="CommentReference"/>
          <w:lang w:val="de-DE"/>
        </w:rPr>
        <w:commentReference w:id="16"/>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w:t>
      </w:r>
      <w:proofErr w:type="spellStart"/>
      <w:r w:rsidRPr="00FF19D7">
        <w:rPr>
          <w:rFonts w:ascii="Helvetica" w:hAnsi="Helvetica" w:cstheme="minorHAnsi"/>
          <w:color w:val="201F1E"/>
          <w:bdr w:val="none" w:sz="0" w:space="0" w:color="auto" w:frame="1"/>
          <w:shd w:val="clear" w:color="auto" w:fill="FFFFFF"/>
          <w:lang w:val="en-GB"/>
        </w:rPr>
        <w:t>Gholizadeh</w:t>
      </w:r>
      <w:proofErr w:type="spellEnd"/>
      <w:r w:rsidRPr="00FF19D7">
        <w:rPr>
          <w:rFonts w:ascii="Helvetica" w:hAnsi="Helvetica" w:cstheme="minorHAnsi"/>
          <w:color w:val="201F1E"/>
          <w:bdr w:val="none" w:sz="0" w:space="0" w:color="auto" w:frame="1"/>
          <w:shd w:val="clear" w:color="auto" w:fill="FFFFFF"/>
          <w:lang w:val="en-GB"/>
        </w:rPr>
        <w:t xml:space="preserve">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4CDF9E4B" w:rsidR="00C74A54" w:rsidRDefault="003776AB" w:rsidP="00FF19D7">
      <w:pPr>
        <w:spacing w:line="360" w:lineRule="auto"/>
        <w:jc w:val="both"/>
        <w:rPr>
          <w:rFonts w:ascii="Helvetica" w:eastAsiaTheme="minorHAnsi" w:hAnsi="Helvetica" w:cstheme="minorHAnsi"/>
          <w:lang w:val="en-GB"/>
        </w:rPr>
      </w:pPr>
      <w:commentRangeStart w:id="17"/>
      <w:r w:rsidRPr="00FF19D7">
        <w:rPr>
          <w:rFonts w:ascii="Helvetica" w:eastAsiaTheme="minorHAnsi" w:hAnsi="Helvetica" w:cstheme="minorHAnsi"/>
          <w:lang w:val="en-GB"/>
        </w:rPr>
        <w:t>If feasible</w:t>
      </w:r>
      <w:commentRangeEnd w:id="17"/>
      <w:r w:rsidR="00011295">
        <w:rPr>
          <w:rStyle w:val="CommentReference"/>
          <w:lang w:val="de-DE"/>
        </w:rPr>
        <w:commentReference w:id="17"/>
      </w:r>
      <w:r w:rsidRPr="00FF19D7">
        <w:rPr>
          <w:rFonts w:ascii="Helvetica" w:eastAsiaTheme="minorHAnsi" w:hAnsi="Helvetica" w:cstheme="minorHAnsi"/>
          <w:lang w:val="en-GB"/>
        </w:rPr>
        <w:t xml:space="preserve">, </w:t>
      </w:r>
      <w:commentRangeStart w:id="18"/>
      <w:r w:rsidRPr="00FF19D7">
        <w:rPr>
          <w:rFonts w:ascii="Helvetica" w:eastAsiaTheme="minorHAnsi" w:hAnsi="Helvetica" w:cstheme="minorHAnsi"/>
          <w:lang w:val="en-GB"/>
        </w:rPr>
        <w:t xml:space="preserve">I may </w:t>
      </w:r>
      <w:commentRangeEnd w:id="18"/>
      <w:r w:rsidR="007F6DF4">
        <w:rPr>
          <w:rStyle w:val="CommentReference"/>
          <w:lang w:val="de-DE"/>
        </w:rPr>
        <w:commentReference w:id="18"/>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19"/>
      <w:r>
        <w:rPr>
          <w:rFonts w:ascii="Helvetica" w:eastAsiaTheme="minorHAnsi" w:hAnsi="Helvetica" w:cstheme="minorHAnsi"/>
          <w:b/>
          <w:bCs/>
          <w:noProof/>
          <w:color w:val="FF0000"/>
          <w:lang w:val="en-GB"/>
        </w:rPr>
        <w:lastRenderedPageBreak/>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19"/>
      <w:r w:rsidR="00DB2771">
        <w:rPr>
          <w:rStyle w:val="CommentReference"/>
          <w:lang w:val="de-DE"/>
        </w:rPr>
        <w:commentReference w:id="19"/>
      </w:r>
    </w:p>
    <w:p w14:paraId="2903FB08" w14:textId="66162738" w:rsidR="00D1769B" w:rsidRPr="00D1769B" w:rsidRDefault="00D1769B" w:rsidP="00D1769B">
      <w:pPr>
        <w:rPr>
          <w:lang w:val="en-US"/>
        </w:rPr>
      </w:pPr>
      <w:r w:rsidRPr="00D1769B">
        <w:rPr>
          <w:rFonts w:ascii="Georgia" w:hAnsi="Georgia"/>
          <w:color w:val="2E2E2E"/>
          <w:sz w:val="27"/>
          <w:szCs w:val="27"/>
        </w:rPr>
        <w:t>Supervised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greater in certain bands and this noise may increase class variance and 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1"/>
      <w:commentRangeStart w:id="22"/>
      <w:r>
        <w:rPr>
          <w:rFonts w:ascii="Helvetica" w:hAnsi="Helvetica" w:cstheme="minorHAnsi"/>
          <w:color w:val="201F1E"/>
          <w:bdr w:val="none" w:sz="0" w:space="0" w:color="auto" w:frame="1"/>
          <w:lang w:val="en-GB"/>
        </w:rPr>
        <w:lastRenderedPageBreak/>
        <w:t>Q</w:t>
      </w:r>
      <w:commentRangeEnd w:id="21"/>
      <w:r w:rsidR="0088580E">
        <w:rPr>
          <w:rStyle w:val="CommentReference"/>
          <w:lang w:val="de-DE"/>
        </w:rPr>
        <w:commentReference w:id="21"/>
      </w:r>
      <w:r>
        <w:rPr>
          <w:rFonts w:ascii="Helvetica" w:hAnsi="Helvetica" w:cstheme="minorHAnsi"/>
          <w:color w:val="201F1E"/>
          <w:bdr w:val="none" w:sz="0" w:space="0" w:color="auto" w:frame="1"/>
          <w:lang w:val="en-GB"/>
        </w:rPr>
        <w:t>3</w:t>
      </w:r>
      <w:commentRangeEnd w:id="22"/>
      <w:r w:rsidR="0088580E">
        <w:rPr>
          <w:rStyle w:val="CommentReference"/>
          <w:lang w:val="de-DE"/>
        </w:rPr>
        <w:commentReference w:id="22"/>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3"/>
      <w:r w:rsidRPr="00FF19D7">
        <w:rPr>
          <w:rFonts w:ascii="Helvetica" w:hAnsi="Helvetica" w:cstheme="minorHAnsi"/>
          <w:noProof/>
          <w:lang w:val="en-US"/>
        </w:rPr>
        <w:t>).</w:t>
      </w:r>
      <w:commentRangeEnd w:id="23"/>
      <w:r w:rsidR="00C11390">
        <w:rPr>
          <w:rStyle w:val="CommentReference"/>
          <w:lang w:val="de-DE"/>
        </w:rPr>
        <w:commentReference w:id="23"/>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27"/>
      <w:r w:rsidR="00D51F80" w:rsidRPr="00FF19D7">
        <w:rPr>
          <w:rFonts w:ascii="Helvetica" w:hAnsi="Helvetica" w:cstheme="minorHAnsi"/>
          <w:noProof/>
          <w:lang w:val="en-US"/>
        </w:rPr>
        <w:t xml:space="preserve">. </w:t>
      </w:r>
      <w:commentRangeEnd w:id="27"/>
      <w:r w:rsidR="00C11390">
        <w:rPr>
          <w:rStyle w:val="CommentReference"/>
          <w:lang w:val="de-DE"/>
        </w:rPr>
        <w:commentReference w:id="27"/>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1"/>
      <w:proofErr w:type="spellStart"/>
      <w:r w:rsidR="009A3284" w:rsidRPr="00FF19D7">
        <w:rPr>
          <w:rFonts w:ascii="Helvetica" w:hAnsi="Helvetica" w:cstheme="minorHAnsi"/>
          <w:color w:val="201F1E"/>
          <w:bdr w:val="none" w:sz="0" w:space="0" w:color="auto" w:frame="1"/>
          <w:lang w:val="en-GB"/>
        </w:rPr>
        <w:t>Qikiqtaruk</w:t>
      </w:r>
      <w:commentRangeEnd w:id="31"/>
      <w:proofErr w:type="spellEnd"/>
      <w:r w:rsidR="001001CD">
        <w:rPr>
          <w:rStyle w:val="CommentReference"/>
          <w:lang w:val="de-DE"/>
        </w:rPr>
        <w:commentReference w:id="31"/>
      </w:r>
      <w:commentRangeStart w:id="32"/>
      <w:r w:rsidR="009A3284" w:rsidRPr="00FF19D7">
        <w:rPr>
          <w:rFonts w:ascii="Helvetica" w:hAnsi="Helvetica" w:cstheme="minorHAnsi"/>
          <w:color w:val="201F1E"/>
          <w:bdr w:val="none" w:sz="0" w:space="0" w:color="auto" w:frame="1"/>
          <w:lang w:val="en-GB"/>
        </w:rPr>
        <w:t xml:space="preserve">. </w:t>
      </w:r>
      <w:commentRangeEnd w:id="32"/>
      <w:r w:rsidR="00904A8B">
        <w:rPr>
          <w:rStyle w:val="CommentReference"/>
          <w:lang w:val="de-DE"/>
        </w:rPr>
        <w:commentReference w:id="32"/>
      </w:r>
      <w:commentRangeStart w:id="33"/>
      <w:commentRangeEnd w:id="33"/>
      <w:r w:rsidR="00C11390">
        <w:rPr>
          <w:rStyle w:val="CommentReference"/>
          <w:lang w:val="de-DE"/>
        </w:rPr>
        <w:commentReference w:id="33"/>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lastRenderedPageBreak/>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4D1CF236" w14:textId="4156C7EE" w:rsidR="00C01DF7" w:rsidRPr="00C01DF7" w:rsidRDefault="00211CF5" w:rsidP="00FF19D7">
      <w:pPr>
        <w:pStyle w:val="NormalWeb"/>
        <w:spacing w:line="360" w:lineRule="auto"/>
        <w:jc w:val="both"/>
        <w:rPr>
          <w:rFonts w:ascii="Helvetica" w:hAnsi="Helvetica"/>
          <w:sz w:val="20"/>
          <w:szCs w:val="20"/>
          <w:lang w:val="en-US"/>
        </w:rPr>
      </w:pPr>
      <w:r>
        <w:rPr>
          <w:rFonts w:ascii="Helvetica" w:hAnsi="Helvetica"/>
          <w:sz w:val="20"/>
          <w:szCs w:val="20"/>
          <w:lang w:val="en-US"/>
        </w:rPr>
        <w:lastRenderedPageBreak/>
        <w:fldChar w:fldCharType="end"/>
      </w:r>
    </w:p>
    <w:sectPr w:rsidR="00C01DF7" w:rsidRPr="00C01DF7"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 xml:space="preserve">Be careful with understand. What is understanding or </w:t>
      </w:r>
      <w:proofErr w:type="spellStart"/>
      <w:r>
        <w:rPr>
          <w:lang w:val="en-US"/>
        </w:rPr>
        <w:t>im</w:t>
      </w:r>
      <w:proofErr w:type="spellEnd"/>
      <w:r>
        <w:rPr>
          <w:lang w:val="en-US"/>
        </w:rPr>
        <w:t xml:space="preserve"> I </w:t>
      </w:r>
      <w:proofErr w:type="spellStart"/>
      <w:r>
        <w:rPr>
          <w:lang w:val="en-US"/>
        </w:rPr>
        <w:t>qunaitifying</w:t>
      </w:r>
      <w:proofErr w:type="spellEnd"/>
      <w:r>
        <w:rPr>
          <w:lang w:val="en-US"/>
        </w:rPr>
        <w:t>.</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 xml:space="preserve">Slim down last </w:t>
      </w:r>
      <w:proofErr w:type="spellStart"/>
      <w:r>
        <w:rPr>
          <w:lang w:val="en-US"/>
        </w:rPr>
        <w:t>sentince</w:t>
      </w:r>
      <w:proofErr w:type="spellEnd"/>
      <w:r>
        <w:rPr>
          <w:lang w:val="en-US"/>
        </w:rPr>
        <w:t xml:space="preserv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w:t>
      </w:r>
      <w:proofErr w:type="spellStart"/>
      <w:r>
        <w:rPr>
          <w:lang w:val="en-US"/>
        </w:rPr>
        <w:t>satalites</w:t>
      </w:r>
      <w:proofErr w:type="spellEnd"/>
      <w:r>
        <w:rPr>
          <w:lang w:val="en-US"/>
        </w:rPr>
        <w:t xml:space="preserve">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4"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5"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6"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 xml:space="preserve">Add mean </w:t>
      </w:r>
      <w:proofErr w:type="spellStart"/>
      <w:r w:rsidRPr="00054C8D">
        <w:rPr>
          <w:lang w:val="en-US"/>
        </w:rPr>
        <w:t>nto</w:t>
      </w:r>
      <w:proofErr w:type="spellEnd"/>
      <w:r w:rsidRPr="00054C8D">
        <w:rPr>
          <w:lang w:val="en-US"/>
        </w:rPr>
        <w:t xml:space="preserve"> question?</w:t>
      </w:r>
    </w:p>
  </w:comment>
  <w:comment w:id="7" w:author="SCHNEIDEREIT Shawn" w:date="2020-02-06T12:23:00Z" w:initials="SS">
    <w:p w14:paraId="3E2AAD94" w14:textId="63C0A050" w:rsidR="00CE5B13" w:rsidRPr="00054C8D" w:rsidRDefault="00CE5B13">
      <w:pPr>
        <w:pStyle w:val="CommentText"/>
        <w:rPr>
          <w:lang w:val="en-US"/>
        </w:rPr>
      </w:pPr>
      <w:r>
        <w:rPr>
          <w:rStyle w:val="CommentReference"/>
        </w:rPr>
        <w:annotationRef/>
      </w:r>
      <w:proofErr w:type="spellStart"/>
      <w:r w:rsidRPr="00054C8D">
        <w:rPr>
          <w:lang w:val="en-US"/>
        </w:rPr>
        <w:t>Analyii</w:t>
      </w:r>
      <w:proofErr w:type="spellEnd"/>
      <w:r w:rsidRPr="00054C8D">
        <w:rPr>
          <w:lang w:val="en-US"/>
        </w:rPr>
        <w:t xml:space="preserve">: </w:t>
      </w:r>
      <w:proofErr w:type="spellStart"/>
      <w:r w:rsidRPr="00054C8D">
        <w:rPr>
          <w:lang w:val="en-US"/>
        </w:rPr>
        <w:t>Pca</w:t>
      </w:r>
      <w:proofErr w:type="spellEnd"/>
      <w:r w:rsidRPr="00054C8D">
        <w:rPr>
          <w:lang w:val="en-US"/>
        </w:rPr>
        <w:t xml:space="preserve"> </w:t>
      </w:r>
      <w:proofErr w:type="spellStart"/>
      <w:r w:rsidRPr="00054C8D">
        <w:rPr>
          <w:lang w:val="en-US"/>
        </w:rPr>
        <w:t>Discimination</w:t>
      </w:r>
      <w:proofErr w:type="spellEnd"/>
      <w:r w:rsidRPr="00054C8D">
        <w:rPr>
          <w:lang w:val="en-US"/>
        </w:rPr>
        <w:t xml:space="preserve"> </w:t>
      </w:r>
      <w:proofErr w:type="spellStart"/>
      <w:r w:rsidRPr="00054C8D">
        <w:rPr>
          <w:lang w:val="en-US"/>
        </w:rPr>
        <w:t>analyis</w:t>
      </w:r>
      <w:proofErr w:type="spellEnd"/>
    </w:p>
    <w:p w14:paraId="2D49F606" w14:textId="18603700" w:rsidR="00CE5B13" w:rsidRPr="00054C8D" w:rsidRDefault="00CE5B13">
      <w:pPr>
        <w:pStyle w:val="CommentText"/>
        <w:rPr>
          <w:lang w:val="en-US"/>
        </w:rPr>
      </w:pPr>
    </w:p>
  </w:comment>
  <w:comment w:id="8" w:author="SCHNEIDEREIT Shawn" w:date="2020-02-06T12:24:00Z" w:initials="SS">
    <w:p w14:paraId="6FD2F6F9" w14:textId="123099F5" w:rsidR="00CE5B13" w:rsidRPr="00CE5B13" w:rsidRDefault="00CE5B13">
      <w:pPr>
        <w:pStyle w:val="CommentText"/>
        <w:rPr>
          <w:lang w:val="en-US"/>
        </w:rPr>
      </w:pPr>
      <w:r>
        <w:rPr>
          <w:rStyle w:val="CommentReference"/>
        </w:rPr>
        <w:annotationRef/>
      </w:r>
      <w:proofErr w:type="spellStart"/>
      <w:r w:rsidRPr="00CE5B13">
        <w:rPr>
          <w:lang w:val="en-US"/>
        </w:rPr>
        <w:t>Hyperspretacral</w:t>
      </w:r>
      <w:proofErr w:type="spellEnd"/>
      <w:r w:rsidRPr="00CE5B13">
        <w:rPr>
          <w:lang w:val="en-US"/>
        </w:rPr>
        <w:t xml:space="preserve"> signatures will discriminate </w:t>
      </w:r>
      <w:proofErr w:type="spellStart"/>
      <w:r w:rsidRPr="00CE5B13">
        <w:rPr>
          <w:lang w:val="en-US"/>
        </w:rPr>
        <w:t>amo</w:t>
      </w:r>
      <w:r>
        <w:rPr>
          <w:lang w:val="en-US"/>
        </w:rPr>
        <w:t>ing</w:t>
      </w:r>
      <w:proofErr w:type="spellEnd"/>
      <w:r>
        <w:rPr>
          <w:lang w:val="en-US"/>
        </w:rPr>
        <w:t xml:space="preserve"> discrimination types</w:t>
      </w:r>
    </w:p>
  </w:comment>
  <w:comment w:id="9"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0"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1"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 xml:space="preserve">From </w:t>
      </w:r>
      <w:proofErr w:type="spellStart"/>
      <w:r w:rsidRPr="003E0A34">
        <w:rPr>
          <w:rFonts w:ascii="TimesNewRomanPSMT" w:hAnsi="TimesNewRomanPSMT"/>
          <w:lang w:val="en-US"/>
        </w:rPr>
        <w:t>ali</w:t>
      </w:r>
      <w:proofErr w:type="spellEnd"/>
      <w:r w:rsidRPr="003E0A34">
        <w:rPr>
          <w:rFonts w:ascii="TimesNewRomanPSMT" w:hAnsi="TimesNewRomanPSMT"/>
          <w:lang w:val="en-US"/>
        </w:rPr>
        <w:t xml:space="preserve">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6"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7"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proofErr w:type="spellStart"/>
      <w:r>
        <w:rPr>
          <w:rFonts w:ascii="AdvP497E2" w:hAnsi="AdvP497E2"/>
          <w:sz w:val="22"/>
          <w:szCs w:val="22"/>
          <w:lang w:val="en-US"/>
        </w:rPr>
        <w:t>somers</w:t>
      </w:r>
      <w:proofErr w:type="spellEnd"/>
      <w:r>
        <w:rPr>
          <w:rFonts w:ascii="AdvP497E2" w:hAnsi="AdvP497E2"/>
          <w:sz w:val="22"/>
          <w:szCs w:val="22"/>
          <w:lang w:val="en-US"/>
        </w:rPr>
        <w:t xml:space="preserve">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18"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w:t>
      </w:r>
      <w:proofErr w:type="spellStart"/>
      <w:r w:rsidRPr="007F6DF4">
        <w:rPr>
          <w:lang w:val="en-US"/>
        </w:rPr>
        <w:t>i</w:t>
      </w:r>
      <w:proofErr w:type="spellEnd"/>
      <w:r w:rsidRPr="007F6DF4">
        <w:rPr>
          <w:lang w:val="en-US"/>
        </w:rPr>
        <w:t xml:space="preserve"> </w:t>
      </w:r>
      <w:proofErr w:type="gramStart"/>
      <w:r w:rsidRPr="007F6DF4">
        <w:rPr>
          <w:lang w:val="en-US"/>
        </w:rPr>
        <w:t>band</w:t>
      </w:r>
      <w:proofErr w:type="gramEnd"/>
      <w:r w:rsidRPr="007F6DF4">
        <w:rPr>
          <w:lang w:val="en-US"/>
        </w:rPr>
        <w:t xml:space="preserve"> select s</w:t>
      </w:r>
      <w:r>
        <w:rPr>
          <w:lang w:val="en-US"/>
        </w:rPr>
        <w:t xml:space="preserve">tate that this </w:t>
      </w:r>
      <w:proofErr w:type="spellStart"/>
      <w:r>
        <w:rPr>
          <w:lang w:val="en-US"/>
        </w:rPr>
        <w:t>codition</w:t>
      </w:r>
      <w:proofErr w:type="spellEnd"/>
      <w:r>
        <w:rPr>
          <w:lang w:val="en-US"/>
        </w:rPr>
        <w:t xml:space="preserve"> is </w:t>
      </w:r>
      <w:proofErr w:type="spellStart"/>
      <w:r>
        <w:rPr>
          <w:lang w:val="en-US"/>
        </w:rPr>
        <w:t>forfilled</w:t>
      </w:r>
      <w:proofErr w:type="spellEnd"/>
      <w:r>
        <w:rPr>
          <w:lang w:val="en-US"/>
        </w:rPr>
        <w:t xml:space="preserve"> </w:t>
      </w:r>
      <w:proofErr w:type="spellStart"/>
      <w:r>
        <w:rPr>
          <w:lang w:val="en-US"/>
        </w:rPr>
        <w:t>somers</w:t>
      </w:r>
      <w:proofErr w:type="spellEnd"/>
      <w:r>
        <w:rPr>
          <w:lang w:val="en-US"/>
        </w:rPr>
        <w:t xml:space="preserve">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19"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w:t>
      </w:r>
      <w:proofErr w:type="spellStart"/>
      <w:r>
        <w:rPr>
          <w:rFonts w:ascii="AdvP497E2" w:hAnsi="AdvP497E2"/>
          <w:sz w:val="20"/>
          <w:szCs w:val="20"/>
          <w:lang w:val="en-US"/>
        </w:rPr>
        <w:t>somers</w:t>
      </w:r>
      <w:proofErr w:type="spellEnd"/>
      <w:r>
        <w:rPr>
          <w:rFonts w:ascii="AdvP497E2" w:hAnsi="AdvP497E2"/>
          <w:sz w:val="20"/>
          <w:szCs w:val="20"/>
          <w:lang w:val="en-US"/>
        </w:rPr>
        <w:t xml:space="preserve"> 2010)</w:t>
      </w:r>
      <w:bookmarkStart w:id="20" w:name="_GoBack"/>
      <w:bookmarkEnd w:id="20"/>
    </w:p>
    <w:p w14:paraId="06502F76" w14:textId="7CDDBE00" w:rsidR="00DB2771" w:rsidRPr="00DB2771" w:rsidRDefault="00DB2771">
      <w:pPr>
        <w:pStyle w:val="CommentText"/>
        <w:rPr>
          <w:lang w:val="en-DE"/>
        </w:rPr>
      </w:pPr>
    </w:p>
  </w:comment>
  <w:comment w:id="21"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 xml:space="preserve">nd ground level: from </w:t>
      </w:r>
      <w:proofErr w:type="spellStart"/>
      <w:r>
        <w:rPr>
          <w:lang w:val="en-US"/>
        </w:rPr>
        <w:t>ali</w:t>
      </w:r>
      <w:proofErr w:type="spellEnd"/>
    </w:p>
  </w:comment>
  <w:comment w:id="22"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1">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3"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 xml:space="preserve">Soil reflectance is highly sensitive to moisture and roughness </w:t>
      </w:r>
      <w:r>
        <w:rPr>
          <w:rFonts w:ascii="Georgia" w:hAnsi="Georgia"/>
          <w:color w:val="2E2E2E"/>
          <w:sz w:val="27"/>
          <w:szCs w:val="27"/>
        </w:rPr>
        <w:t>(</w:t>
      </w:r>
      <w:bookmarkStart w:id="24"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4"/>
      <w:r>
        <w:rPr>
          <w:rFonts w:ascii="Georgia" w:hAnsi="Georgia"/>
          <w:color w:val="2E2E2E"/>
          <w:sz w:val="27"/>
          <w:szCs w:val="27"/>
        </w:rPr>
        <w:t>,</w:t>
      </w:r>
      <w:r>
        <w:rPr>
          <w:rStyle w:val="apple-converted-space"/>
          <w:rFonts w:ascii="Georgia" w:hAnsi="Georgia"/>
          <w:color w:val="2E2E2E"/>
          <w:sz w:val="27"/>
          <w:szCs w:val="27"/>
        </w:rPr>
        <w:t> </w:t>
      </w:r>
      <w:bookmarkStart w:id="25"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5"/>
      <w:r>
        <w:rPr>
          <w:rFonts w:ascii="Georgia" w:hAnsi="Georgia"/>
          <w:color w:val="2E2E2E"/>
          <w:sz w:val="27"/>
          <w:szCs w:val="27"/>
        </w:rPr>
        <w:t xml:space="preserve">) and its reflectance can vary within and across study sites and through time. Therefore, the spectra extracted from one site (or image) may not be applicable to another site and another time. </w:t>
      </w:r>
      <w:r>
        <w:rPr>
          <w:rFonts w:ascii="Georgia" w:hAnsi="Georgia"/>
          <w:color w:val="2E2E2E"/>
          <w:sz w:val="27"/>
          <w:szCs w:val="27"/>
        </w:rPr>
        <w:t>In addition, given the findings of this experiment, removing soil background can be a limiting factor for</w:t>
      </w:r>
      <w:r>
        <w:rPr>
          <w:rStyle w:val="apple-converted-space"/>
          <w:rFonts w:ascii="Georgia" w:hAnsi="Georgia"/>
          <w:color w:val="2E2E2E"/>
          <w:sz w:val="27"/>
          <w:szCs w:val="27"/>
        </w:rPr>
        <w:t> </w:t>
      </w:r>
      <w:r w:rsidR="00EE63A8">
        <w:fldChar w:fldCharType="begin"/>
      </w:r>
      <w:r w:rsidR="00EE63A8">
        <w:instrText xml:space="preserve"> HYPERLINK "https://www.sciencedirect.com/topics/earth-and-planetary-sciences/imaging-spectrometer" \o "Learn more about Imaging Spectrometer from ScienceDirect's AI-generated Topic Pages" </w:instrText>
      </w:r>
      <w:r w:rsidR="00EE63A8">
        <w:fldChar w:fldCharType="separate"/>
      </w:r>
      <w:r>
        <w:rPr>
          <w:rStyle w:val="Hyperlink"/>
          <w:rFonts w:ascii="Georgia" w:hAnsi="Georgia"/>
          <w:color w:val="0C7DBB"/>
          <w:sz w:val="27"/>
          <w:szCs w:val="27"/>
          <w:u w:val="none"/>
        </w:rPr>
        <w:t>imaging spectrometers</w:t>
      </w:r>
      <w:r w:rsidR="00EE63A8">
        <w:rPr>
          <w:rStyle w:val="Hyperlink"/>
          <w:rFonts w:ascii="Georgia" w:hAnsi="Georgia"/>
          <w:color w:val="0C7DBB"/>
          <w:sz w:val="27"/>
          <w:szCs w:val="27"/>
          <w:u w:val="none"/>
        </w:rPr>
        <w:fldChar w:fldCharType="end"/>
      </w:r>
      <w:r>
        <w:rPr>
          <w:rStyle w:val="apple-converted-space"/>
          <w:rFonts w:ascii="Georgia" w:hAnsi="Georgia"/>
          <w:color w:val="2E2E2E"/>
          <w:sz w:val="27"/>
          <w:szCs w:val="27"/>
        </w:rPr>
        <w:t> </w:t>
      </w:r>
      <w:r>
        <w:rPr>
          <w:rFonts w:ascii="Georgia" w:hAnsi="Georgia"/>
          <w:color w:val="2E2E2E"/>
          <w:sz w:val="27"/>
          <w:szCs w:val="27"/>
        </w:rPr>
        <w:t>with moderate to coarse spatial resolutions, where the pixel size exceeds that of individual plant canopies. However, fusion of hyperspectral data with high spatial resolution multispectral data can provide the capability to extract soil background information (</w:t>
      </w:r>
      <w:bookmarkStart w:id="26"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6"/>
      <w:r>
        <w:rPr>
          <w:rFonts w:ascii="Georgia" w:hAnsi="Georgia"/>
          <w:color w:val="2E2E2E"/>
          <w:sz w:val="27"/>
          <w:szCs w:val="27"/>
        </w:rPr>
        <w:t>).</w:t>
      </w:r>
      <w:r w:rsidRPr="00C11390">
        <w:rPr>
          <w:rFonts w:ascii="Georgia" w:hAnsi="Georgia"/>
          <w:color w:val="2E2E2E"/>
          <w:sz w:val="27"/>
          <w:szCs w:val="27"/>
          <w:lang w:val="en-US"/>
        </w:rPr>
        <w:t xml:space="preserve">“ </w:t>
      </w:r>
      <w:proofErr w:type="spellStart"/>
      <w:r>
        <w:rPr>
          <w:rFonts w:ascii="Georgia" w:hAnsi="Georgia"/>
          <w:color w:val="2E2E2E"/>
          <w:sz w:val="27"/>
          <w:szCs w:val="27"/>
          <w:lang w:val="en-US"/>
        </w:rPr>
        <w:t>Gholiaze</w:t>
      </w:r>
      <w:proofErr w:type="spellEnd"/>
      <w:r>
        <w:rPr>
          <w:rFonts w:ascii="Georgia" w:hAnsi="Georgia"/>
          <w:color w:val="2E2E2E"/>
          <w:sz w:val="27"/>
          <w:szCs w:val="27"/>
          <w:lang w:val="en-US"/>
        </w:rPr>
        <w:t xml:space="preserve"> 2018</w:t>
      </w:r>
    </w:p>
    <w:p w14:paraId="059011D9" w14:textId="191BD60D" w:rsidR="00C11390" w:rsidRPr="00C11390" w:rsidRDefault="00C11390">
      <w:pPr>
        <w:pStyle w:val="CommentText"/>
        <w:rPr>
          <w:lang w:val="en-DE"/>
        </w:rPr>
      </w:pPr>
    </w:p>
  </w:comment>
  <w:comment w:id="27"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w:t>
      </w:r>
      <w:proofErr w:type="spellStart"/>
      <w:r w:rsidRPr="00C11390">
        <w:rPr>
          <w:lang w:val="en-US"/>
        </w:rPr>
        <w:t>disscussing</w:t>
      </w:r>
      <w:proofErr w:type="spellEnd"/>
      <w:r w:rsidRPr="00C11390">
        <w:rPr>
          <w:lang w:val="en-US"/>
        </w:rPr>
        <w:t xml:space="preserve"> effect of </w:t>
      </w:r>
      <w:proofErr w:type="spellStart"/>
      <w:proofErr w:type="gramStart"/>
      <w:r w:rsidRPr="00C11390">
        <w:rPr>
          <w:lang w:val="en-US"/>
        </w:rPr>
        <w:t>scales.If</w:t>
      </w:r>
      <w:proofErr w:type="spellEnd"/>
      <w:proofErr w:type="gramEnd"/>
      <w:r w:rsidRPr="00C11390">
        <w:rPr>
          <w:lang w:val="en-US"/>
        </w:rPr>
        <w:t xml:space="preserve"> </w:t>
      </w:r>
      <w:proofErr w:type="spellStart"/>
      <w:r w:rsidRPr="00C11390">
        <w:rPr>
          <w:lang w:val="en-US"/>
        </w:rPr>
        <w:t>i</w:t>
      </w:r>
      <w:proofErr w:type="spellEnd"/>
      <w:r w:rsidRPr="00C11390">
        <w:rPr>
          <w:lang w:val="en-US"/>
        </w:rPr>
        <w:t xml:space="preserve">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28"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28"/>
      <w:r>
        <w:rPr>
          <w:rFonts w:ascii="Georgia" w:hAnsi="Georgia"/>
          <w:color w:val="2E2E2E"/>
          <w:sz w:val="27"/>
          <w:szCs w:val="27"/>
        </w:rPr>
        <w:t>,</w:t>
      </w:r>
      <w:r>
        <w:rPr>
          <w:rStyle w:val="apple-converted-space"/>
          <w:rFonts w:ascii="Georgia" w:hAnsi="Georgia"/>
          <w:color w:val="2E2E2E"/>
          <w:sz w:val="27"/>
          <w:szCs w:val="27"/>
        </w:rPr>
        <w:t> </w:t>
      </w:r>
      <w:bookmarkStart w:id="29"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29"/>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0"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0"/>
      <w:r>
        <w:rPr>
          <w:rFonts w:ascii="Georgia" w:hAnsi="Georgia"/>
          <w:color w:val="2E2E2E"/>
          <w:sz w:val="27"/>
          <w:szCs w:val="27"/>
        </w:rPr>
        <w:t>).</w:t>
      </w:r>
      <w:r>
        <w:rPr>
          <w:rFonts w:ascii="Georgia" w:hAnsi="Georgia"/>
          <w:color w:val="2E2E2E"/>
          <w:sz w:val="27"/>
          <w:szCs w:val="27"/>
          <w:lang w:val="en-US"/>
        </w:rPr>
        <w:t>”</w:t>
      </w:r>
    </w:p>
  </w:comment>
  <w:comment w:id="31"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w:t>
      </w:r>
      <w:proofErr w:type="spellStart"/>
      <w:r>
        <w:rPr>
          <w:rFonts w:ascii="AdvOT596495f2" w:hAnsi="AdvOT596495f2"/>
          <w:sz w:val="14"/>
          <w:szCs w:val="14"/>
          <w:lang w:val="en-US"/>
        </w:rPr>
        <w:t>conclusiton</w:t>
      </w:r>
      <w:proofErr w:type="spellEnd"/>
      <w:r>
        <w:rPr>
          <w:rFonts w:ascii="AdvOT596495f2" w:hAnsi="AdvOT596495f2"/>
          <w:sz w:val="14"/>
          <w:szCs w:val="14"/>
          <w:lang w:val="en-US"/>
        </w:rPr>
        <w:t xml:space="preserve">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2"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3"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2"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3"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4"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 xml:space="preserve">of plants, rather than using all bands. However, the exact influence of these factors is likely to vary with species type, environmental conditions, and time </w:t>
      </w:r>
      <w:r>
        <w:rPr>
          <w:rFonts w:ascii="Georgia" w:hAnsi="Georgia"/>
          <w:color w:val="2E2E2E"/>
          <w:sz w:val="27"/>
          <w:szCs w:val="27"/>
        </w:rPr>
        <w:t>(</w:t>
      </w:r>
      <w:bookmarkStart w:id="34"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4"/>
      <w:r>
        <w:rPr>
          <w:rFonts w:ascii="Georgia" w:hAnsi="Georgia"/>
          <w:color w:val="2E2E2E"/>
          <w:sz w:val="27"/>
          <w:szCs w:val="27"/>
        </w:rPr>
        <w:t>,</w:t>
      </w:r>
      <w:r>
        <w:rPr>
          <w:rStyle w:val="apple-converted-space"/>
          <w:rFonts w:ascii="Georgia" w:hAnsi="Georgia"/>
          <w:color w:val="2E2E2E"/>
          <w:sz w:val="27"/>
          <w:szCs w:val="27"/>
        </w:rPr>
        <w:t> </w:t>
      </w:r>
      <w:bookmarkStart w:id="35"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5"/>
      <w:r>
        <w:rPr>
          <w:rFonts w:ascii="Georgia" w:hAnsi="Georgia"/>
          <w:color w:val="2E2E2E"/>
          <w:sz w:val="27"/>
          <w:szCs w:val="27"/>
        </w:rPr>
        <w:t>,</w:t>
      </w:r>
      <w:r>
        <w:rPr>
          <w:rStyle w:val="apple-converted-space"/>
          <w:rFonts w:ascii="Georgia" w:hAnsi="Georgia"/>
          <w:color w:val="2E2E2E"/>
          <w:sz w:val="27"/>
          <w:szCs w:val="27"/>
        </w:rPr>
        <w:t> </w:t>
      </w:r>
      <w:bookmarkStart w:id="36"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6"/>
      <w:r>
        <w:rPr>
          <w:rFonts w:ascii="Georgia" w:hAnsi="Georgia"/>
          <w:color w:val="2E2E2E"/>
          <w:sz w:val="27"/>
          <w:szCs w:val="27"/>
        </w:rPr>
        <w:t>,</w:t>
      </w:r>
      <w:r>
        <w:rPr>
          <w:rStyle w:val="apple-converted-space"/>
          <w:rFonts w:ascii="Georgia" w:hAnsi="Georgia"/>
          <w:color w:val="2E2E2E"/>
          <w:sz w:val="27"/>
          <w:szCs w:val="27"/>
        </w:rPr>
        <w:t> </w:t>
      </w:r>
      <w:bookmarkStart w:id="37"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38"/>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5"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6"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39"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39"/>
      <w:r>
        <w:rPr>
          <w:rFonts w:ascii="Georgia" w:hAnsi="Georgia"/>
          <w:color w:val="2E2E2E"/>
          <w:sz w:val="27"/>
          <w:szCs w:val="27"/>
        </w:rPr>
        <w:t>,</w:t>
      </w:r>
      <w:r>
        <w:rPr>
          <w:rStyle w:val="apple-converted-space"/>
          <w:rFonts w:ascii="Georgia" w:hAnsi="Georgia"/>
          <w:color w:val="2E2E2E"/>
          <w:sz w:val="27"/>
          <w:szCs w:val="27"/>
        </w:rPr>
        <w:t> </w:t>
      </w:r>
      <w:bookmarkStart w:id="40"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0"/>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0B376A4D" w15:done="0"/>
  <w15:commentEx w15:paraId="37150C81" w15:done="0"/>
  <w15:commentEx w15:paraId="05FCC8BB" w15:done="0"/>
  <w15:commentEx w15:paraId="06502F76"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0B376A4D" w16cid:durableId="21EF8E80"/>
  <w16cid:commentId w16cid:paraId="37150C81" w16cid:durableId="2208E3E9"/>
  <w16cid:commentId w16cid:paraId="05FCC8BB" w16cid:durableId="2209046E"/>
  <w16cid:commentId w16cid:paraId="06502F76" w16cid:durableId="22091322"/>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MT">
    <w:altName w:val="Arial"/>
    <w:panose1 w:val="020B0604020202020204"/>
    <w:charset w:val="00"/>
    <w:family w:val="roman"/>
    <w:notTrueType/>
    <w:pitch w:val="default"/>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5D8E"/>
    <w:rsid w:val="00630E17"/>
    <w:rsid w:val="0065221E"/>
    <w:rsid w:val="00670A7A"/>
    <w:rsid w:val="00683358"/>
    <w:rsid w:val="006B3FEF"/>
    <w:rsid w:val="006C7F86"/>
    <w:rsid w:val="0071218E"/>
    <w:rsid w:val="007351C7"/>
    <w:rsid w:val="007417B7"/>
    <w:rsid w:val="00760129"/>
    <w:rsid w:val="0076498A"/>
    <w:rsid w:val="007A4903"/>
    <w:rsid w:val="007C7961"/>
    <w:rsid w:val="007C7D3B"/>
    <w:rsid w:val="007E657D"/>
    <w:rsid w:val="007F4D13"/>
    <w:rsid w:val="007F6DF4"/>
    <w:rsid w:val="008075DC"/>
    <w:rsid w:val="008163B9"/>
    <w:rsid w:val="00823785"/>
    <w:rsid w:val="00845E84"/>
    <w:rsid w:val="0085218E"/>
    <w:rsid w:val="0088580E"/>
    <w:rsid w:val="00894097"/>
    <w:rsid w:val="008C41AF"/>
    <w:rsid w:val="00904A8B"/>
    <w:rsid w:val="00905AB3"/>
    <w:rsid w:val="00912698"/>
    <w:rsid w:val="00920169"/>
    <w:rsid w:val="00930EA2"/>
    <w:rsid w:val="00934239"/>
    <w:rsid w:val="009458BA"/>
    <w:rsid w:val="009A3284"/>
    <w:rsid w:val="009F6729"/>
    <w:rsid w:val="00A4767F"/>
    <w:rsid w:val="00A8745B"/>
    <w:rsid w:val="00AA2A39"/>
    <w:rsid w:val="00AA62CB"/>
    <w:rsid w:val="00AB2623"/>
    <w:rsid w:val="00AC6FA6"/>
    <w:rsid w:val="00AD5A84"/>
    <w:rsid w:val="00B50455"/>
    <w:rsid w:val="00B53DD4"/>
    <w:rsid w:val="00B94A8C"/>
    <w:rsid w:val="00BB1F0A"/>
    <w:rsid w:val="00BF4EDE"/>
    <w:rsid w:val="00C01DF7"/>
    <w:rsid w:val="00C0318E"/>
    <w:rsid w:val="00C11390"/>
    <w:rsid w:val="00C66C08"/>
    <w:rsid w:val="00C74A54"/>
    <w:rsid w:val="00C849AD"/>
    <w:rsid w:val="00C86FE9"/>
    <w:rsid w:val="00C96600"/>
    <w:rsid w:val="00CC1654"/>
    <w:rsid w:val="00CE5B13"/>
    <w:rsid w:val="00CF3CF2"/>
    <w:rsid w:val="00D02846"/>
    <w:rsid w:val="00D1769B"/>
    <w:rsid w:val="00D257F5"/>
    <w:rsid w:val="00D51DF3"/>
    <w:rsid w:val="00D51F80"/>
    <w:rsid w:val="00D6254E"/>
    <w:rsid w:val="00D7469B"/>
    <w:rsid w:val="00D909A3"/>
    <w:rsid w:val="00D96F55"/>
    <w:rsid w:val="00DB2771"/>
    <w:rsid w:val="00E007DB"/>
    <w:rsid w:val="00E32531"/>
    <w:rsid w:val="00E4160A"/>
    <w:rsid w:val="00EB032A"/>
    <w:rsid w:val="00EE63A8"/>
    <w:rsid w:val="00EF1FA7"/>
    <w:rsid w:val="00F1048F"/>
    <w:rsid w:val="00F228F3"/>
    <w:rsid w:val="00F42F0F"/>
    <w:rsid w:val="00F54B16"/>
    <w:rsid w:val="00F66EB5"/>
    <w:rsid w:val="00F7161F"/>
    <w:rsid w:val="00F7207C"/>
    <w:rsid w:val="00F93D7B"/>
    <w:rsid w:val="00F9481F"/>
    <w:rsid w:val="00FC4876"/>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topics/earth-and-planetary-sciences/biochemistry" TargetMode="External"/><Relationship Id="rId2" Type="http://schemas.openxmlformats.org/officeDocument/2006/relationships/hyperlink" Target="https://www.sciencedirect.com/topics/earth-and-planetary-sciences/reflected-wave" TargetMode="External"/><Relationship Id="rId1" Type="http://schemas.openxmlformats.org/officeDocument/2006/relationships/image" Target="media/image6.png"/><Relationship Id="rId6" Type="http://schemas.openxmlformats.org/officeDocument/2006/relationships/hyperlink" Target="https://www.sciencedirect.com/topics/earth-and-planetary-sciences/multisensor-fusion" TargetMode="External"/><Relationship Id="rId5" Type="http://schemas.openxmlformats.org/officeDocument/2006/relationships/hyperlink" Target="https://www.sciencedirect.com/topics/earth-and-planetary-sciences/temporal-resolution" TargetMode="External"/><Relationship Id="rId4" Type="http://schemas.openxmlformats.org/officeDocument/2006/relationships/hyperlink" Target="https://www.sciencedirect.com/topics/earth-and-planetary-sciences/phenology"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1</Pages>
  <Words>10144</Words>
  <Characters>57822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31</cp:revision>
  <dcterms:created xsi:type="dcterms:W3CDTF">2020-01-28T10:56:00Z</dcterms:created>
  <dcterms:modified xsi:type="dcterms:W3CDTF">2020-03-04T22:28:00Z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