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0FE02" w14:textId="5167340E" w:rsidR="00D02846" w:rsidRDefault="00CE5B13" w:rsidP="00FF19D7">
      <w:pPr>
        <w:spacing w:line="360" w:lineRule="auto"/>
        <w:jc w:val="center"/>
        <w:rPr>
          <w:rFonts w:ascii="Helvetica" w:hAnsi="Helvetica"/>
          <w:b/>
          <w:bCs/>
          <w:sz w:val="28"/>
          <w:szCs w:val="28"/>
          <w:lang w:val="en-US"/>
        </w:rPr>
      </w:pPr>
      <w:r>
        <w:rPr>
          <w:rFonts w:ascii="Helvetica" w:hAnsi="Helvetica"/>
          <w:b/>
          <w:bCs/>
          <w:sz w:val="28"/>
          <w:szCs w:val="28"/>
          <w:lang w:val="en-US"/>
        </w:rPr>
        <w:t xml:space="preserve"> </w:t>
      </w:r>
      <w:commentRangeStart w:id="0"/>
      <w:r w:rsidR="00D02846" w:rsidRPr="0020397E">
        <w:rPr>
          <w:rFonts w:ascii="Helvetica" w:hAnsi="Helvetica"/>
          <w:b/>
          <w:bCs/>
          <w:sz w:val="28"/>
          <w:szCs w:val="28"/>
          <w:lang w:val="en-US"/>
        </w:rPr>
        <w:t>Full</w:t>
      </w:r>
      <w:commentRangeEnd w:id="0"/>
      <w:r>
        <w:rPr>
          <w:rStyle w:val="CommentReference"/>
          <w:lang w:val="de-DE"/>
        </w:rPr>
        <w:commentReference w:id="0"/>
      </w:r>
      <w:r w:rsidR="00D02846" w:rsidRPr="0020397E">
        <w:rPr>
          <w:rFonts w:ascii="Helvetica" w:hAnsi="Helvetica"/>
          <w:b/>
          <w:bCs/>
          <w:sz w:val="28"/>
          <w:szCs w:val="28"/>
          <w:lang w:val="en-US"/>
        </w:rPr>
        <w:t xml:space="preserve"> Dissertation </w:t>
      </w:r>
      <w:commentRangeStart w:id="1"/>
      <w:r w:rsidR="00D02846" w:rsidRPr="0020397E">
        <w:rPr>
          <w:rFonts w:ascii="Helvetica" w:hAnsi="Helvetica"/>
          <w:b/>
          <w:bCs/>
          <w:sz w:val="28"/>
          <w:szCs w:val="28"/>
          <w:lang w:val="en-US"/>
        </w:rPr>
        <w:t>Plan</w:t>
      </w:r>
      <w:commentRangeEnd w:id="1"/>
      <w:r w:rsidR="00054C8D">
        <w:rPr>
          <w:rStyle w:val="CommentReference"/>
          <w:lang w:val="de-DE"/>
        </w:rPr>
        <w:commentReference w:id="1"/>
      </w:r>
    </w:p>
    <w:p w14:paraId="5DEA1018" w14:textId="77777777" w:rsidR="00404DD1" w:rsidRPr="0020397E" w:rsidRDefault="00404DD1" w:rsidP="00FF19D7">
      <w:pPr>
        <w:spacing w:line="360" w:lineRule="auto"/>
        <w:jc w:val="center"/>
        <w:rPr>
          <w:rFonts w:ascii="Helvetica" w:hAnsi="Helvetica"/>
          <w:b/>
          <w:bCs/>
          <w:sz w:val="28"/>
          <w:szCs w:val="28"/>
          <w:lang w:val="en-US"/>
        </w:rPr>
      </w:pPr>
    </w:p>
    <w:p w14:paraId="604077BB" w14:textId="41BFE388" w:rsidR="00D02846" w:rsidRDefault="00D02846" w:rsidP="00FF19D7">
      <w:pPr>
        <w:spacing w:line="360" w:lineRule="auto"/>
        <w:jc w:val="both"/>
        <w:rPr>
          <w:rFonts w:ascii="Helvetica" w:hAnsi="Helvetica"/>
          <w:lang w:val="en-US"/>
        </w:rPr>
      </w:pPr>
    </w:p>
    <w:p w14:paraId="02221B3B" w14:textId="77784879" w:rsidR="00D02846" w:rsidRPr="00404DD1" w:rsidRDefault="001C64FF" w:rsidP="00FF19D7">
      <w:pPr>
        <w:spacing w:line="360" w:lineRule="auto"/>
        <w:jc w:val="center"/>
        <w:rPr>
          <w:rFonts w:ascii="Helvetica" w:hAnsi="Helvetica"/>
          <w:b/>
          <w:bCs/>
          <w:lang w:val="en-US"/>
        </w:rPr>
      </w:pPr>
      <w:r w:rsidRPr="00404DD1">
        <w:rPr>
          <w:rFonts w:ascii="Helvetica" w:hAnsi="Helvetica"/>
          <w:b/>
          <w:bCs/>
          <w:lang w:val="en-US"/>
        </w:rPr>
        <w:t xml:space="preserve">Can </w:t>
      </w:r>
      <w:proofErr w:type="gramStart"/>
      <w:r w:rsidR="0020397E" w:rsidRPr="00404DD1">
        <w:rPr>
          <w:rFonts w:ascii="Helvetica" w:hAnsi="Helvetica"/>
          <w:b/>
          <w:bCs/>
          <w:lang w:val="en-US"/>
        </w:rPr>
        <w:t>R</w:t>
      </w:r>
      <w:r w:rsidRPr="00404DD1">
        <w:rPr>
          <w:rFonts w:ascii="Helvetica" w:hAnsi="Helvetica"/>
          <w:b/>
          <w:bCs/>
          <w:lang w:val="en-US"/>
        </w:rPr>
        <w:t>emotely</w:t>
      </w:r>
      <w:r w:rsidR="0020397E" w:rsidRPr="00404DD1">
        <w:rPr>
          <w:rFonts w:ascii="Helvetica" w:hAnsi="Helvetica"/>
          <w:b/>
          <w:bCs/>
          <w:lang w:val="en-US"/>
        </w:rPr>
        <w:t>-S</w:t>
      </w:r>
      <w:r w:rsidRPr="00404DD1">
        <w:rPr>
          <w:rFonts w:ascii="Helvetica" w:hAnsi="Helvetica"/>
          <w:b/>
          <w:bCs/>
          <w:lang w:val="en-US"/>
        </w:rPr>
        <w:t>en</w:t>
      </w:r>
      <w:r w:rsidR="0020397E" w:rsidRPr="00404DD1">
        <w:rPr>
          <w:rFonts w:ascii="Helvetica" w:hAnsi="Helvetica"/>
          <w:b/>
          <w:bCs/>
          <w:lang w:val="en-US"/>
        </w:rPr>
        <w:t>s</w:t>
      </w:r>
      <w:r w:rsidRPr="00404DD1">
        <w:rPr>
          <w:rFonts w:ascii="Helvetica" w:hAnsi="Helvetica"/>
          <w:b/>
          <w:bCs/>
          <w:lang w:val="en-US"/>
        </w:rPr>
        <w:t>e</w:t>
      </w:r>
      <w:r w:rsidR="0020397E" w:rsidRPr="00404DD1">
        <w:rPr>
          <w:rFonts w:ascii="Helvetica" w:hAnsi="Helvetica"/>
          <w:b/>
          <w:bCs/>
          <w:lang w:val="en-US"/>
        </w:rPr>
        <w:t>d</w:t>
      </w:r>
      <w:proofErr w:type="gramEnd"/>
      <w:r w:rsidRPr="00404DD1">
        <w:rPr>
          <w:rFonts w:ascii="Helvetica" w:hAnsi="Helvetica"/>
          <w:b/>
          <w:bCs/>
          <w:lang w:val="en-US"/>
        </w:rPr>
        <w:t xml:space="preserve"> </w:t>
      </w:r>
      <w:r w:rsidR="0020397E" w:rsidRPr="00404DD1">
        <w:rPr>
          <w:rFonts w:ascii="Helvetica" w:hAnsi="Helvetica"/>
          <w:b/>
          <w:bCs/>
          <w:lang w:val="en-US"/>
        </w:rPr>
        <w:t>S</w:t>
      </w:r>
      <w:r w:rsidRPr="00404DD1">
        <w:rPr>
          <w:rFonts w:ascii="Helvetica" w:hAnsi="Helvetica"/>
          <w:b/>
          <w:bCs/>
          <w:lang w:val="en-US"/>
        </w:rPr>
        <w:t xml:space="preserve">pectral </w:t>
      </w:r>
      <w:r w:rsidR="0020397E" w:rsidRPr="00404DD1">
        <w:rPr>
          <w:rFonts w:ascii="Helvetica" w:hAnsi="Helvetica"/>
          <w:b/>
          <w:bCs/>
          <w:lang w:val="en-US"/>
        </w:rPr>
        <w:t>D</w:t>
      </w:r>
      <w:r w:rsidRPr="00404DD1">
        <w:rPr>
          <w:rFonts w:ascii="Helvetica" w:hAnsi="Helvetica"/>
          <w:b/>
          <w:bCs/>
          <w:lang w:val="en-US"/>
        </w:rPr>
        <w:t xml:space="preserve">ata </w:t>
      </w:r>
      <w:r w:rsidR="0020397E" w:rsidRPr="00404DD1">
        <w:rPr>
          <w:rFonts w:ascii="Helvetica" w:hAnsi="Helvetica"/>
          <w:b/>
          <w:bCs/>
          <w:lang w:val="en-US"/>
        </w:rPr>
        <w:t>C</w:t>
      </w:r>
      <w:r w:rsidRPr="00404DD1">
        <w:rPr>
          <w:rFonts w:ascii="Helvetica" w:hAnsi="Helvetica"/>
          <w:b/>
          <w:bCs/>
          <w:lang w:val="en-US"/>
        </w:rPr>
        <w:t xml:space="preserve">apture Arctic </w:t>
      </w:r>
      <w:r w:rsidR="0020397E" w:rsidRPr="00404DD1">
        <w:rPr>
          <w:rFonts w:ascii="Helvetica" w:hAnsi="Helvetica"/>
          <w:b/>
          <w:bCs/>
          <w:lang w:val="en-US"/>
        </w:rPr>
        <w:t>P</w:t>
      </w:r>
      <w:r w:rsidRPr="00404DD1">
        <w:rPr>
          <w:rFonts w:ascii="Helvetica" w:hAnsi="Helvetica"/>
          <w:b/>
          <w:bCs/>
          <w:lang w:val="en-US"/>
        </w:rPr>
        <w:t xml:space="preserve">lant </w:t>
      </w:r>
      <w:r w:rsidR="0020397E" w:rsidRPr="00404DD1">
        <w:rPr>
          <w:rFonts w:ascii="Helvetica" w:hAnsi="Helvetica"/>
          <w:b/>
          <w:bCs/>
          <w:lang w:val="en-US"/>
        </w:rPr>
        <w:t>B</w:t>
      </w:r>
      <w:r w:rsidRPr="00404DD1">
        <w:rPr>
          <w:rFonts w:ascii="Helvetica" w:hAnsi="Helvetica"/>
          <w:b/>
          <w:bCs/>
          <w:lang w:val="en-US"/>
        </w:rPr>
        <w:t>iodiversity</w:t>
      </w:r>
      <w:r w:rsidR="009A3284" w:rsidRPr="00404DD1">
        <w:rPr>
          <w:rFonts w:ascii="Helvetica" w:hAnsi="Helvetica"/>
          <w:b/>
          <w:bCs/>
          <w:lang w:val="en-US"/>
        </w:rPr>
        <w:t>?</w:t>
      </w:r>
    </w:p>
    <w:p w14:paraId="1F16DC7F" w14:textId="3E3BE0D1" w:rsidR="00D02846" w:rsidRPr="0020397E" w:rsidRDefault="00D02846"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Introduction </w:t>
      </w:r>
    </w:p>
    <w:p w14:paraId="333CC5C8" w14:textId="6ADFF0A1" w:rsidR="00D02846" w:rsidRDefault="00D02846" w:rsidP="00FF19D7">
      <w:pPr>
        <w:pStyle w:val="NormalWeb"/>
        <w:spacing w:line="360" w:lineRule="auto"/>
        <w:jc w:val="both"/>
        <w:rPr>
          <w:rFonts w:ascii="Helvetica" w:hAnsi="Helvetica"/>
          <w:lang w:val="en-GB"/>
        </w:rPr>
      </w:pPr>
      <w:r w:rsidRPr="00593F5D">
        <w:rPr>
          <w:rFonts w:ascii="Helvetica" w:hAnsi="Helvetica"/>
          <w:lang w:val="en-GB"/>
        </w:rPr>
        <w:t xml:space="preserve">Changes in plant communities are one of the most distinct responses to global climate change, yet we lack </w:t>
      </w:r>
      <w:r w:rsidR="00F7161F">
        <w:rPr>
          <w:rFonts w:ascii="Helvetica" w:hAnsi="Helvetica"/>
          <w:lang w:val="en-GB"/>
        </w:rPr>
        <w:t xml:space="preserve">quantification </w:t>
      </w:r>
      <w:r w:rsidRPr="00593F5D">
        <w:rPr>
          <w:rFonts w:ascii="Helvetica" w:hAnsi="Helvetica"/>
          <w:lang w:val="en-GB"/>
        </w:rPr>
        <w:t xml:space="preserve">of plant diversity and composition in the biome experiencing the highest rate of warming – the </w:t>
      </w:r>
      <w:r w:rsidR="00037780">
        <w:rPr>
          <w:rFonts w:ascii="Helvetica" w:hAnsi="Helvetica"/>
          <w:lang w:val="en-GB"/>
        </w:rPr>
        <w:t>Arctic</w:t>
      </w:r>
      <w:r w:rsidRPr="00593F5D">
        <w:rPr>
          <w:rFonts w:ascii="Helvetica" w:hAnsi="Helvetica"/>
          <w:lang w:val="en-GB"/>
        </w:rPr>
        <w:t>.</w:t>
      </w:r>
      <w:r w:rsidR="0020397E">
        <w:rPr>
          <w:rFonts w:ascii="Helvetica" w:hAnsi="Helvetica"/>
          <w:lang w:val="en-GB"/>
        </w:rPr>
        <w:t xml:space="preserve"> G</w:t>
      </w:r>
      <w:r w:rsidRPr="00593F5D">
        <w:rPr>
          <w:rFonts w:ascii="Helvetica" w:hAnsi="Helvetica"/>
          <w:lang w:val="en-GB"/>
        </w:rPr>
        <w:t xml:space="preserve">lobal ecological processes are driven by the diversity and composition of vegetation communities. Plants are critical to providing a multitude of functions, such as building the foundation of trophic food chains, supporting the existence of other organisms, as well providing essential ecosystem services </w:t>
      </w:r>
      <w:r w:rsidR="00037780">
        <w:rPr>
          <w:rFonts w:ascii="Helvetica" w:hAnsi="Helvetica"/>
          <w:lang w:val="en-GB"/>
        </w:rPr>
        <w:fldChar w:fldCharType="begin"/>
      </w:r>
      <w:r w:rsidR="00037780">
        <w:rPr>
          <w:rFonts w:ascii="Helvetica" w:hAnsi="Helvetica"/>
          <w:lang w:val="en-GB"/>
        </w:rPr>
        <w:instrText xml:space="preserve"> ADDIN ZOTERO_ITEM CSL_CITATION {"citationID":"81JPAUGc","properties":{"formattedCitation":"(Cavender\\uc0\\u8208{}Bares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037780">
        <w:rPr>
          <w:rFonts w:ascii="Helvetica" w:hAnsi="Helvetica"/>
          <w:lang w:val="en-GB"/>
        </w:rPr>
        <w:fldChar w:fldCharType="separate"/>
      </w:r>
      <w:r w:rsidR="00037780" w:rsidRPr="00037780">
        <w:rPr>
          <w:rFonts w:ascii="Helvetica" w:hAnsi="Helvetica"/>
          <w:lang w:val="en-GB"/>
        </w:rPr>
        <w:t>(Cavender‐Bares et al., 2017)</w:t>
      </w:r>
      <w:r w:rsidR="00037780">
        <w:rPr>
          <w:rFonts w:ascii="Helvetica" w:hAnsi="Helvetica"/>
          <w:lang w:val="en-GB"/>
        </w:rPr>
        <w:fldChar w:fldCharType="end"/>
      </w:r>
      <w:r w:rsidRPr="00593F5D">
        <w:rPr>
          <w:rFonts w:ascii="Helvetica" w:hAnsi="Helvetica"/>
          <w:lang w:val="en-GB"/>
        </w:rPr>
        <w:t xml:space="preserve">. The efficient assessment of plant </w:t>
      </w:r>
      <w:r w:rsidR="0052213B" w:rsidRPr="00593F5D">
        <w:rPr>
          <w:rFonts w:ascii="Helvetica" w:hAnsi="Helvetica"/>
          <w:lang w:val="en-GB"/>
        </w:rPr>
        <w:t>community’s</w:t>
      </w:r>
      <w:r w:rsidRPr="00593F5D">
        <w:rPr>
          <w:rFonts w:ascii="Helvetica" w:hAnsi="Helvetica"/>
          <w:lang w:val="en-GB"/>
        </w:rPr>
        <w:t xml:space="preserve"> composition and richness is of global importance, as currently one in five plant species is currently categorized as threatened by extinction (Royal Botanic Gardens, 2016). Traditional methods of measuring biodiversity</w:t>
      </w:r>
      <w:r w:rsidR="009458BA" w:rsidRPr="00593F5D">
        <w:rPr>
          <w:rFonts w:ascii="Helvetica" w:hAnsi="Helvetica"/>
          <w:lang w:val="en-GB"/>
        </w:rPr>
        <w:t xml:space="preserve"> involve field studies and visual surveys, which are</w:t>
      </w:r>
      <w:r w:rsidRPr="00593F5D">
        <w:rPr>
          <w:rFonts w:ascii="Helvetica" w:hAnsi="Helvetica"/>
          <w:lang w:val="en-GB"/>
        </w:rPr>
        <w:t xml:space="preserve"> both resource intensive and limited in their spatial and temporal resolution </w:t>
      </w:r>
      <w:r w:rsidR="004F59BA">
        <w:rPr>
          <w:rFonts w:ascii="Helvetica" w:hAnsi="Helvetica"/>
          <w:lang w:val="en-GB"/>
        </w:rPr>
        <w:fldChar w:fldCharType="begin"/>
      </w:r>
      <w:r w:rsidR="004F59BA">
        <w:rPr>
          <w:rFonts w:ascii="Helvetica" w:hAnsi="Helvetica"/>
          <w:lang w:val="en-GB"/>
        </w:rPr>
        <w:instrText xml:space="preserve"> ADDIN ZOTERO_ITEM CSL_CITATION {"citationID":"B9zbMRLl","properties":{"formattedCitation":"(Schweiger et al., 2017)","plainCitation":"(Schweiger et al., 2017)","noteIndex":0},"citationItems":[{"id":450,"uris":["http://zotero.org/users/local/8RirLiuI/items/ZP77WNXN"],"uri":["http://zotero.org/users/local/8RirLiuI/items/ZP77WNXN"],"itemData":{"id":450,"type":"article-journal","container-title":"Methods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E."}],"editor":[{"family":"Chisholm","given":"Ryan"}],"issued":{"date-parts":[["2017",1]]}}}],"schema":"https://github.com/citation-style-language/schema/raw/master/csl-citation.json"} </w:instrText>
      </w:r>
      <w:r w:rsidR="004F59BA">
        <w:rPr>
          <w:rFonts w:ascii="Helvetica" w:hAnsi="Helvetica"/>
          <w:lang w:val="en-GB"/>
        </w:rPr>
        <w:fldChar w:fldCharType="separate"/>
      </w:r>
      <w:r w:rsidR="004F59BA">
        <w:rPr>
          <w:rFonts w:ascii="Helvetica" w:hAnsi="Helvetica"/>
          <w:noProof/>
          <w:lang w:val="en-GB"/>
        </w:rPr>
        <w:t>(Schweiger et al., 2017)</w:t>
      </w:r>
      <w:r w:rsidR="004F59BA">
        <w:rPr>
          <w:rFonts w:ascii="Helvetica" w:hAnsi="Helvetica"/>
          <w:lang w:val="en-GB"/>
        </w:rPr>
        <w:fldChar w:fldCharType="end"/>
      </w:r>
      <w:r w:rsidRPr="00593F5D">
        <w:rPr>
          <w:rFonts w:ascii="Helvetica" w:hAnsi="Helvetica"/>
          <w:lang w:val="en-GB"/>
        </w:rPr>
        <w:t>. The synthesis of remotely sensed earth observation data with local climatic and topographical conditions, presents itself as a potential cost-effective and standardized technique to monitor real-time changes on an ecosystem, or even global scale</w:t>
      </w:r>
      <w:r w:rsidR="00F9481F" w:rsidRPr="00593F5D">
        <w:rPr>
          <w:rFonts w:ascii="Helvetica" w:hAnsi="Helvetica"/>
          <w:lang w:val="en-GB"/>
        </w:rPr>
        <w:t xml:space="preserve"> </w:t>
      </w:r>
      <w:r w:rsidR="00F9481F" w:rsidRPr="00593F5D">
        <w:rPr>
          <w:rFonts w:ascii="Helvetica" w:hAnsi="Helvetica"/>
          <w:lang w:val="en-GB"/>
        </w:rPr>
        <w:fldChar w:fldCharType="begin"/>
      </w:r>
      <w:r w:rsidR="00CF3CF2">
        <w:rPr>
          <w:rFonts w:ascii="Helvetica" w:hAnsi="Helvetica"/>
          <w:lang w:val="en-GB"/>
        </w:rPr>
        <w:instrText xml:space="preserve"> ADDIN ZOTERO_ITEM CSL_CITATION {"citationID":"bOVmlWFY","properties":{"formattedCitation":"(Rocchini et al., 2010a)","plainCitation":"(Rocchini et al., 2010a)","noteIndex":0},"citationItems":[{"id":512,"uris":["http://zotero.org/users/local/8RirLiuI/items/NVZG8KD4"],"uri":["http://zotero.org/users/local/8RirLiuI/items/NVZG8KD4"],"itemData":{"id":512,"type":"article-journal","abstract":"Environmental heterogeneity is considered to be one of the main factors associated with biodiversity given that areas with highly heterogeneous environments can host more species due to their higher number of available niches. In this view, spatial variability extracted from remotely sensed images has been used as a proxy of species diversity, as these data provide an inexpensive means of deriving environmental information for large areas in a consistent and regular manner. The aim of this review is to provide an overview of the state of the art in the use of spectral heterogeneity for estimating species diversity. We will examine a number of issues related to this theme, dealing with: i) the main sensors used for biodiversity monitoring, ii) scale matching problems between remotely sensed and field diversity data, iii) spectral heterogeneity measurement techniques, iv) types of species taxonomic diversity measures and how they influence the relationship between spectral and species diversity, v) spectral versus genetic diversity, and vi) modeling procedures for relating spectral and species diversity. Our review suggests that remotely sensed spectral heterogeneity information provides a crucial baseline for rapid estimation or prediction of biodiversity attributes and hotspots in space and time.","collection-title":"Special Issue on Advances of Ecological Remote Sensing Under Global Change","container-title":"Ecological Informatics","DOI":"10.1016/j.ecoinf.2010.06.001","ISSN":"1574-9541","issue":"5","journalAbbreviation":"Ecological Informatics","language":"en","page":"318-329","source":"ScienceDirect","title":"Remotely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9,1]]}}}],"schema":"https://github.com/citation-style-language/schema/raw/master/csl-citation.json"} </w:instrText>
      </w:r>
      <w:r w:rsidR="00F9481F" w:rsidRPr="00593F5D">
        <w:rPr>
          <w:rFonts w:ascii="Helvetica" w:hAnsi="Helvetica"/>
          <w:lang w:val="en-GB"/>
        </w:rPr>
        <w:fldChar w:fldCharType="separate"/>
      </w:r>
      <w:r w:rsidR="00CF3CF2">
        <w:rPr>
          <w:rFonts w:ascii="Helvetica" w:hAnsi="Helvetica"/>
          <w:noProof/>
          <w:lang w:val="en-GB"/>
        </w:rPr>
        <w:t>(Rocchini et al., 2010a)</w:t>
      </w:r>
      <w:r w:rsidR="00F9481F" w:rsidRPr="00593F5D">
        <w:rPr>
          <w:rFonts w:ascii="Helvetica" w:hAnsi="Helvetica"/>
          <w:lang w:val="en-GB"/>
        </w:rPr>
        <w:fldChar w:fldCharType="end"/>
      </w:r>
      <w:commentRangeStart w:id="2"/>
      <w:r w:rsidRPr="00593F5D">
        <w:rPr>
          <w:rFonts w:ascii="Helvetica" w:hAnsi="Helvetica"/>
          <w:lang w:val="en-GB"/>
        </w:rPr>
        <w:t>.</w:t>
      </w:r>
      <w:commentRangeEnd w:id="2"/>
      <w:r w:rsidR="00084215">
        <w:rPr>
          <w:rStyle w:val="CommentReference"/>
          <w:lang w:val="de-DE"/>
        </w:rPr>
        <w:commentReference w:id="2"/>
      </w:r>
      <w:r w:rsidRPr="00593F5D">
        <w:rPr>
          <w:rFonts w:ascii="Helvetica" w:hAnsi="Helvetica"/>
          <w:lang w:val="en-GB"/>
        </w:rPr>
        <w:t xml:space="preserve"> </w:t>
      </w:r>
      <w:r w:rsidR="000B3CF9" w:rsidRPr="00593F5D">
        <w:rPr>
          <w:rFonts w:ascii="Helvetica" w:hAnsi="Helvetica"/>
          <w:lang w:val="en-GB"/>
        </w:rPr>
        <w:t xml:space="preserve">Yet, </w:t>
      </w:r>
      <w:r w:rsidR="00F9481F" w:rsidRPr="00593F5D">
        <w:rPr>
          <w:rFonts w:ascii="Helvetica" w:hAnsi="Helvetica"/>
          <w:lang w:val="en-GB"/>
        </w:rPr>
        <w:t xml:space="preserve">the general feasibility of using remote sensing for even </w:t>
      </w:r>
      <w:r w:rsidR="009458BA" w:rsidRPr="00593F5D">
        <w:rPr>
          <w:rFonts w:ascii="Helvetica" w:hAnsi="Helvetica"/>
          <w:lang w:val="en-GB"/>
        </w:rPr>
        <w:t xml:space="preserve">local </w:t>
      </w:r>
      <w:r w:rsidR="00F9481F" w:rsidRPr="00593F5D">
        <w:rPr>
          <w:rFonts w:ascii="Helvetica" w:hAnsi="Helvetica"/>
          <w:lang w:val="en-GB"/>
        </w:rPr>
        <w:t>static biodiversity evaluations still remains unclear, precluding the development of the envisioned</w:t>
      </w:r>
      <w:r w:rsidR="0052213B" w:rsidRPr="00593F5D">
        <w:rPr>
          <w:rFonts w:ascii="Helvetica" w:hAnsi="Helvetica"/>
          <w:lang w:val="en-GB"/>
        </w:rPr>
        <w:t xml:space="preserve"> global monitoring networks of</w:t>
      </w:r>
      <w:r w:rsidR="00F9481F" w:rsidRPr="00593F5D">
        <w:rPr>
          <w:rFonts w:ascii="Helvetica" w:hAnsi="Helvetica"/>
          <w:lang w:val="en-GB"/>
        </w:rPr>
        <w:t xml:space="preserve"> spatial-temporal</w:t>
      </w:r>
      <w:r w:rsidR="0052213B" w:rsidRPr="00593F5D">
        <w:rPr>
          <w:rFonts w:ascii="Helvetica" w:hAnsi="Helvetica"/>
          <w:lang w:val="en-GB"/>
        </w:rPr>
        <w:t xml:space="preserve"> change</w:t>
      </w:r>
      <w:r w:rsidR="00F9481F" w:rsidRPr="00593F5D">
        <w:rPr>
          <w:rFonts w:ascii="Helvetica" w:hAnsi="Helvetica"/>
          <w:lang w:val="en-GB"/>
        </w:rPr>
        <w:t xml:space="preserve">. </w:t>
      </w:r>
    </w:p>
    <w:p w14:paraId="3F2FE580" w14:textId="6867E5F2" w:rsidR="00D257F5" w:rsidRPr="00011295" w:rsidRDefault="00C96600" w:rsidP="00FF19D7">
      <w:pPr>
        <w:pStyle w:val="NormalWeb"/>
        <w:spacing w:line="360" w:lineRule="auto"/>
        <w:jc w:val="both"/>
        <w:rPr>
          <w:rFonts w:ascii="Helvetica" w:hAnsi="Helvetica"/>
          <w:lang w:val="en-US"/>
        </w:rPr>
      </w:pPr>
      <w:r>
        <w:rPr>
          <w:rFonts w:ascii="Helvetica" w:hAnsi="Helvetica"/>
          <w:lang w:val="en-GB"/>
        </w:rPr>
        <w:t xml:space="preserve">The </w:t>
      </w:r>
      <w:r w:rsidR="0020397E">
        <w:rPr>
          <w:rFonts w:ascii="Helvetica" w:hAnsi="Helvetica"/>
          <w:lang w:val="en-GB"/>
        </w:rPr>
        <w:t>h</w:t>
      </w:r>
      <w:r w:rsidR="00B50455" w:rsidRPr="00593F5D">
        <w:rPr>
          <w:rFonts w:ascii="Helvetica" w:hAnsi="Helvetica"/>
          <w:lang w:val="en-GB"/>
        </w:rPr>
        <w:t>yperspectral signature</w:t>
      </w:r>
      <w:r>
        <w:rPr>
          <w:rFonts w:ascii="Helvetica" w:hAnsi="Helvetica"/>
          <w:lang w:val="en-GB"/>
        </w:rPr>
        <w:t xml:space="preserve"> of an individual or community is</w:t>
      </w:r>
      <w:r w:rsidR="00B50455" w:rsidRPr="00593F5D">
        <w:rPr>
          <w:rFonts w:ascii="Helvetica" w:hAnsi="Helvetica"/>
          <w:lang w:val="en-GB"/>
        </w:rPr>
        <w:t xml:space="preserve"> </w:t>
      </w:r>
      <w:r w:rsidR="001F780E">
        <w:rPr>
          <w:rFonts w:ascii="Helvetica" w:hAnsi="Helvetica"/>
          <w:lang w:val="en-GB"/>
        </w:rPr>
        <w:t>the unique</w:t>
      </w:r>
      <w:r w:rsidR="00B50455" w:rsidRPr="00593F5D">
        <w:rPr>
          <w:rFonts w:ascii="Helvetica" w:hAnsi="Helvetica"/>
          <w:lang w:val="en-GB"/>
        </w:rPr>
        <w:t xml:space="preserve"> expression of electromagnetic radiation interacting with physical </w:t>
      </w:r>
      <w:r w:rsidR="001F780E">
        <w:rPr>
          <w:rFonts w:ascii="Helvetica" w:hAnsi="Helvetica"/>
          <w:lang w:val="en-GB"/>
        </w:rPr>
        <w:t>p</w:t>
      </w:r>
      <w:r w:rsidR="0020397E">
        <w:rPr>
          <w:rFonts w:ascii="Helvetica" w:hAnsi="Helvetica"/>
          <w:lang w:val="en-GB"/>
        </w:rPr>
        <w:t>l</w:t>
      </w:r>
      <w:r w:rsidR="001F780E">
        <w:rPr>
          <w:rFonts w:ascii="Helvetica" w:hAnsi="Helvetica"/>
          <w:lang w:val="en-GB"/>
        </w:rPr>
        <w:t>ant</w:t>
      </w:r>
      <w:r w:rsidR="00B50455" w:rsidRPr="00593F5D">
        <w:rPr>
          <w:rFonts w:ascii="Helvetica" w:hAnsi="Helvetica"/>
          <w:lang w:val="en-GB"/>
        </w:rPr>
        <w:t xml:space="preserve"> structures </w:t>
      </w:r>
      <w:r w:rsidR="00B50455" w:rsidRPr="00593F5D">
        <w:rPr>
          <w:rFonts w:ascii="Helvetica" w:hAnsi="Helvetica"/>
          <w:lang w:val="en-GB"/>
        </w:rPr>
        <w:fldChar w:fldCharType="begin"/>
      </w:r>
      <w:r w:rsidR="00B50455" w:rsidRPr="00593F5D">
        <w:rPr>
          <w:rFonts w:ascii="Helvetica" w:hAnsi="Helvetica"/>
          <w:lang w:val="en-GB"/>
        </w:rPr>
        <w:instrText xml:space="preserve"> ADDIN ZOTERO_ITEM CSL_CITATION {"citationID":"nRgXggJD","properties":{"formattedCitation":"(Schweiger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B50455" w:rsidRPr="00593F5D">
        <w:rPr>
          <w:rFonts w:ascii="Helvetica" w:hAnsi="Helvetica"/>
          <w:lang w:val="en-GB"/>
        </w:rPr>
        <w:fldChar w:fldCharType="separate"/>
      </w:r>
      <w:r w:rsidR="00B50455" w:rsidRPr="00593F5D">
        <w:rPr>
          <w:rFonts w:ascii="Helvetica" w:hAnsi="Helvetica"/>
          <w:noProof/>
          <w:lang w:val="en-GB"/>
        </w:rPr>
        <w:t>(Schweiger et al., 2018)</w:t>
      </w:r>
      <w:r w:rsidR="00B50455" w:rsidRPr="00593F5D">
        <w:rPr>
          <w:rFonts w:ascii="Helvetica" w:hAnsi="Helvetica"/>
          <w:lang w:val="en-GB"/>
        </w:rPr>
        <w:fldChar w:fldCharType="end"/>
      </w:r>
      <w:r w:rsidR="00B50455" w:rsidRPr="00593F5D">
        <w:rPr>
          <w:rFonts w:ascii="Helvetica" w:hAnsi="Helvetica"/>
          <w:lang w:val="en-GB"/>
        </w:rPr>
        <w:t xml:space="preserve">. Hyperspectral signatures encompass the plant reflectance of light in the visible spectrum (400-700nm), </w:t>
      </w:r>
      <w:r w:rsidR="00683358" w:rsidRPr="00593F5D">
        <w:rPr>
          <w:rFonts w:ascii="Helvetica" w:hAnsi="Helvetica"/>
          <w:lang w:val="en-GB"/>
        </w:rPr>
        <w:t>as well</w:t>
      </w:r>
      <w:r w:rsidR="00B50455" w:rsidRPr="00593F5D">
        <w:rPr>
          <w:rFonts w:ascii="Helvetica" w:hAnsi="Helvetica"/>
          <w:lang w:val="en-GB"/>
        </w:rPr>
        <w:t xml:space="preserve"> as near-infrared (700-1000nm), and short-wave infrared </w:t>
      </w:r>
      <w:r w:rsidR="00FC4876" w:rsidRPr="00593F5D">
        <w:rPr>
          <w:rFonts w:ascii="Helvetica" w:hAnsi="Helvetica"/>
          <w:lang w:val="en-GB"/>
        </w:rPr>
        <w:t>(</w:t>
      </w:r>
      <w:r w:rsidR="00B50455" w:rsidRPr="00593F5D">
        <w:rPr>
          <w:rFonts w:ascii="Helvetica" w:hAnsi="Helvetica"/>
          <w:lang w:val="en-GB"/>
        </w:rPr>
        <w:t>1000-2500nm)</w:t>
      </w:r>
      <w:r w:rsidR="00FC4876" w:rsidRPr="00593F5D">
        <w:rPr>
          <w:rFonts w:ascii="Helvetica" w:hAnsi="Helvetica"/>
          <w:lang w:val="en-GB"/>
        </w:rPr>
        <w:t xml:space="preserve"> </w:t>
      </w:r>
      <w:r w:rsidR="00B50455" w:rsidRPr="00593F5D">
        <w:rPr>
          <w:rFonts w:ascii="Helvetica" w:hAnsi="Helvetica"/>
          <w:lang w:val="en-GB"/>
        </w:rPr>
        <w:t xml:space="preserve">(ibid). </w:t>
      </w:r>
      <w:r w:rsidR="00D02846" w:rsidRPr="00593F5D">
        <w:rPr>
          <w:rFonts w:ascii="Helvetica" w:hAnsi="Helvetica"/>
          <w:lang w:val="en-GB"/>
        </w:rPr>
        <w:t xml:space="preserve">Different vegetation types have </w:t>
      </w:r>
      <w:r w:rsidR="000D7599">
        <w:rPr>
          <w:rFonts w:ascii="Helvetica" w:hAnsi="Helvetica"/>
          <w:lang w:val="en-GB"/>
        </w:rPr>
        <w:t>dissimilar</w:t>
      </w:r>
      <w:r w:rsidR="00D02846" w:rsidRPr="00593F5D">
        <w:rPr>
          <w:rFonts w:ascii="Helvetica" w:hAnsi="Helvetica"/>
          <w:lang w:val="en-GB"/>
        </w:rPr>
        <w:t xml:space="preserve"> chemical, anatomical, and morphological traits</w:t>
      </w:r>
      <w:r w:rsidR="00AA62CB">
        <w:rPr>
          <w:rFonts w:ascii="Helvetica" w:hAnsi="Helvetica"/>
          <w:lang w:val="en-GB"/>
        </w:rPr>
        <w:t>.</w:t>
      </w:r>
      <w:r w:rsidR="00683358" w:rsidRPr="00593F5D">
        <w:rPr>
          <w:rFonts w:ascii="Helvetica" w:hAnsi="Helvetica"/>
          <w:lang w:val="en-GB"/>
        </w:rPr>
        <w:t xml:space="preserve"> </w:t>
      </w:r>
      <w:r w:rsidR="00AA62CB">
        <w:rPr>
          <w:rFonts w:ascii="Helvetica" w:hAnsi="Helvetica"/>
          <w:lang w:val="en-GB"/>
        </w:rPr>
        <w:t>These</w:t>
      </w:r>
      <w:r w:rsidR="00683358" w:rsidRPr="00593F5D">
        <w:rPr>
          <w:rFonts w:ascii="Helvetica" w:hAnsi="Helvetica"/>
          <w:lang w:val="en-GB"/>
        </w:rPr>
        <w:t xml:space="preserve"> alter</w:t>
      </w:r>
      <w:r w:rsidR="00AA62CB">
        <w:rPr>
          <w:rFonts w:ascii="Helvetica" w:hAnsi="Helvetica"/>
          <w:lang w:val="en-GB"/>
        </w:rPr>
        <w:t xml:space="preserve"> </w:t>
      </w:r>
      <w:r w:rsidR="00FF0494">
        <w:rPr>
          <w:rFonts w:ascii="Helvetica" w:hAnsi="Helvetica"/>
          <w:lang w:val="en-GB"/>
        </w:rPr>
        <w:t xml:space="preserve">the </w:t>
      </w:r>
      <w:r w:rsidR="00683358" w:rsidRPr="00593F5D">
        <w:rPr>
          <w:rFonts w:ascii="Helvetica" w:hAnsi="Helvetica"/>
          <w:lang w:val="en-GB"/>
        </w:rPr>
        <w:t>absorbance and scattering</w:t>
      </w:r>
      <w:r w:rsidR="00FF0494">
        <w:rPr>
          <w:rFonts w:ascii="Helvetica" w:hAnsi="Helvetica"/>
          <w:lang w:val="en-GB"/>
        </w:rPr>
        <w:t xml:space="preserve"> of light</w:t>
      </w:r>
      <w:r w:rsidR="00683358" w:rsidRPr="00593F5D">
        <w:rPr>
          <w:rFonts w:ascii="Helvetica" w:hAnsi="Helvetica"/>
          <w:lang w:val="en-GB"/>
        </w:rPr>
        <w:t xml:space="preserve">, </w:t>
      </w:r>
      <w:r w:rsidR="00D02846" w:rsidRPr="00593F5D">
        <w:rPr>
          <w:rFonts w:ascii="Helvetica" w:hAnsi="Helvetica"/>
          <w:lang w:val="en-GB"/>
        </w:rPr>
        <w:t>resulting in</w:t>
      </w:r>
      <w:r w:rsidR="000D7599">
        <w:rPr>
          <w:rFonts w:ascii="Helvetica" w:hAnsi="Helvetica"/>
          <w:lang w:val="en-GB"/>
        </w:rPr>
        <w:t xml:space="preserve"> the</w:t>
      </w:r>
      <w:r w:rsidR="00D02846" w:rsidRPr="00593F5D">
        <w:rPr>
          <w:rFonts w:ascii="Helvetica" w:hAnsi="Helvetica"/>
          <w:lang w:val="en-GB"/>
        </w:rPr>
        <w:t xml:space="preserve"> distinct</w:t>
      </w:r>
      <w:r w:rsidR="000D7599">
        <w:rPr>
          <w:rFonts w:ascii="Helvetica" w:hAnsi="Helvetica"/>
          <w:lang w:val="en-GB"/>
        </w:rPr>
        <w:t xml:space="preserve"> </w:t>
      </w:r>
      <w:r w:rsidR="00FF0494">
        <w:rPr>
          <w:rFonts w:ascii="Helvetica" w:hAnsi="Helvetica"/>
          <w:lang w:val="en-GB"/>
        </w:rPr>
        <w:t xml:space="preserve">patterns </w:t>
      </w:r>
      <w:r w:rsidR="000D7599">
        <w:rPr>
          <w:rFonts w:ascii="Helvetica" w:hAnsi="Helvetica"/>
          <w:lang w:val="en-GB"/>
        </w:rPr>
        <w:t xml:space="preserve">reflectance that compose </w:t>
      </w:r>
      <w:r w:rsidR="00AA62CB">
        <w:rPr>
          <w:rFonts w:ascii="Helvetica" w:hAnsi="Helvetica"/>
          <w:lang w:val="en-GB"/>
        </w:rPr>
        <w:t>a spectral signature</w:t>
      </w:r>
      <w:r w:rsidR="00C849AD">
        <w:rPr>
          <w:rFonts w:ascii="Helvetica" w:hAnsi="Helvetica"/>
          <w:lang w:val="en-GB"/>
        </w:rPr>
        <w:t xml:space="preserve"> </w:t>
      </w:r>
      <w:r w:rsidR="00C849AD" w:rsidRPr="00593F5D">
        <w:rPr>
          <w:rFonts w:ascii="Helvetica" w:hAnsi="Helvetica"/>
          <w:lang w:val="en-GB"/>
        </w:rPr>
        <w:lastRenderedPageBreak/>
        <w:t xml:space="preserve">(figure 1) </w:t>
      </w:r>
      <w:r w:rsidR="00683358" w:rsidRPr="00593F5D">
        <w:rPr>
          <w:rFonts w:ascii="Helvetica" w:hAnsi="Helvetica"/>
          <w:lang w:val="en-GB"/>
        </w:rPr>
        <w:fldChar w:fldCharType="begin"/>
      </w:r>
      <w:r w:rsidR="00683358" w:rsidRPr="00593F5D">
        <w:rPr>
          <w:rFonts w:ascii="Helvetica" w:hAnsi="Helvetica"/>
          <w:lang w:val="en-GB"/>
        </w:rPr>
        <w:instrText xml:space="preserve"> ADDIN ZOTERO_ITEM CSL_CITATION {"citationID":"y1dtEf5C","properties":{"formattedCitation":"(Cavender\\uc0\\u8208{}Bares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683358" w:rsidRPr="00593F5D">
        <w:rPr>
          <w:rFonts w:ascii="Helvetica" w:hAnsi="Helvetica"/>
          <w:lang w:val="en-GB"/>
        </w:rPr>
        <w:fldChar w:fldCharType="separate"/>
      </w:r>
      <w:r w:rsidR="00683358" w:rsidRPr="00593F5D">
        <w:rPr>
          <w:rFonts w:ascii="Helvetica" w:hAnsi="Helvetica"/>
          <w:lang w:val="en-GB"/>
        </w:rPr>
        <w:t>(Cavender‐Bares et al., 2017)</w:t>
      </w:r>
      <w:r w:rsidR="00683358" w:rsidRPr="00593F5D">
        <w:rPr>
          <w:rFonts w:ascii="Helvetica" w:hAnsi="Helvetica"/>
          <w:lang w:val="en-GB"/>
        </w:rPr>
        <w:fldChar w:fldCharType="end"/>
      </w:r>
      <w:r w:rsidR="00D02846" w:rsidRPr="00593F5D">
        <w:rPr>
          <w:rFonts w:ascii="Helvetica" w:hAnsi="Helvetica"/>
          <w:lang w:val="en-GB"/>
        </w:rPr>
        <w:t xml:space="preserve">. </w:t>
      </w:r>
      <w:r w:rsidRPr="001F780E">
        <w:rPr>
          <w:rFonts w:ascii="Helvetica" w:hAnsi="Helvetica"/>
          <w:lang w:val="en-GB"/>
        </w:rPr>
        <w:t xml:space="preserve">The terms spectral diversity, spectral heterogeneity or spectral variability synonymously refer to quantifying the spatial variation </w:t>
      </w:r>
      <w:r w:rsidR="00346FAF">
        <w:rPr>
          <w:rFonts w:ascii="Helvetica" w:hAnsi="Helvetica"/>
          <w:lang w:val="en-GB"/>
        </w:rPr>
        <w:t>in</w:t>
      </w:r>
      <w:r w:rsidRPr="001F780E">
        <w:rPr>
          <w:rFonts w:ascii="Helvetica" w:hAnsi="Helvetica"/>
          <w:lang w:val="en-GB"/>
        </w:rPr>
        <w:t xml:space="preserve"> spectral reflectance (Wang and </w:t>
      </w:r>
      <w:proofErr w:type="spellStart"/>
      <w:r w:rsidRPr="001F780E">
        <w:rPr>
          <w:rFonts w:ascii="Helvetica" w:hAnsi="Helvetica"/>
          <w:lang w:val="en-GB"/>
        </w:rPr>
        <w:t>Gamon</w:t>
      </w:r>
      <w:proofErr w:type="spellEnd"/>
      <w:r w:rsidRPr="001F780E">
        <w:rPr>
          <w:rFonts w:ascii="Helvetica" w:hAnsi="Helvetica"/>
          <w:lang w:val="en-GB"/>
        </w:rPr>
        <w:t xml:space="preserve"> 2019, </w:t>
      </w:r>
      <w:proofErr w:type="spellStart"/>
      <w:r w:rsidRPr="001F780E">
        <w:rPr>
          <w:rFonts w:ascii="Helvetica" w:hAnsi="Helvetica"/>
          <w:lang w:val="en-GB"/>
        </w:rPr>
        <w:t>Laliberté</w:t>
      </w:r>
      <w:proofErr w:type="spellEnd"/>
      <w:r w:rsidRPr="001F780E">
        <w:rPr>
          <w:rFonts w:ascii="Helvetica" w:hAnsi="Helvetica"/>
          <w:lang w:val="en-GB"/>
        </w:rPr>
        <w:t xml:space="preserve"> et al., 2019)</w:t>
      </w:r>
      <w:r>
        <w:rPr>
          <w:rFonts w:ascii="Helvetica" w:hAnsi="Helvetica"/>
          <w:lang w:val="en-GB"/>
        </w:rPr>
        <w:t xml:space="preserve">. </w:t>
      </w:r>
      <w:r w:rsidR="00D02846" w:rsidRPr="00593F5D">
        <w:rPr>
          <w:rFonts w:ascii="Helvetica" w:hAnsi="Helvetica"/>
          <w:lang w:val="en-GB"/>
        </w:rPr>
        <w:t xml:space="preserve">The spectral </w:t>
      </w:r>
      <w:r>
        <w:rPr>
          <w:rFonts w:ascii="Helvetica" w:hAnsi="Helvetica"/>
          <w:lang w:val="en-GB"/>
        </w:rPr>
        <w:t>diversity</w:t>
      </w:r>
      <w:r w:rsidR="00D02846" w:rsidRPr="00593F5D">
        <w:rPr>
          <w:rFonts w:ascii="Helvetica" w:hAnsi="Helvetica"/>
          <w:lang w:val="en-GB"/>
        </w:rPr>
        <w:t xml:space="preserve"> hypothesis states that spectral </w:t>
      </w:r>
      <w:r>
        <w:rPr>
          <w:rFonts w:ascii="Helvetica" w:hAnsi="Helvetica"/>
          <w:lang w:val="en-GB"/>
        </w:rPr>
        <w:t>heterogeneity,</w:t>
      </w:r>
      <w:r w:rsidR="00D02846" w:rsidRPr="00593F5D">
        <w:rPr>
          <w:rFonts w:ascii="Helvetica" w:hAnsi="Helvetica"/>
          <w:lang w:val="en-GB"/>
        </w:rPr>
        <w:t xml:space="preserve"> can be used as a proxy for</w:t>
      </w:r>
      <w:r w:rsidR="008075DC" w:rsidRPr="00593F5D">
        <w:rPr>
          <w:rFonts w:ascii="Helvetica" w:hAnsi="Helvetica"/>
          <w:lang w:val="en-GB"/>
        </w:rPr>
        <w:t xml:space="preserve"> the</w:t>
      </w:r>
      <w:r w:rsidR="00D02846" w:rsidRPr="00593F5D">
        <w:rPr>
          <w:rFonts w:ascii="Helvetica" w:hAnsi="Helvetica"/>
          <w:lang w:val="en-GB"/>
        </w:rPr>
        <w:t xml:space="preserve"> spatial heterogeneity within an ecosystem</w:t>
      </w:r>
      <w:r w:rsidR="009F6729" w:rsidRPr="00593F5D">
        <w:rPr>
          <w:rFonts w:ascii="Helvetica" w:hAnsi="Helvetica"/>
          <w:lang w:val="en-GB"/>
        </w:rPr>
        <w:t xml:space="preserve">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{"citationID":"MuTo78EL","properties":{"formattedCitation":"(Schmidtlein and Fassnacht, 2017)","plainCitation":"(Schmidtlein and Fassnacht, 2017)","noteIndex":0},"citationItems":[{"id":501,"uris":["http://zotero.org/users/local/8RirLiuI/items/G7LTZWXD"],"uri":["http://zotero.org/users/local/8RirLiuI/items/G7LTZWXD"],"itemData":{"id":501,"type":"article-journal","abstract":"One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(Schmidtlein and Fassnacht, 2017)</w:t>
      </w:r>
      <w:r w:rsidR="0036260F" w:rsidRPr="00593F5D">
        <w:rPr>
          <w:rFonts w:ascii="Helvetica" w:hAnsi="Helvetica"/>
          <w:lang w:val="en-GB"/>
        </w:rPr>
        <w:fldChar w:fldCharType="end"/>
      </w:r>
      <w:r w:rsidR="00D02846" w:rsidRPr="00593F5D">
        <w:rPr>
          <w:rFonts w:ascii="Helvetica" w:hAnsi="Helvetica"/>
          <w:lang w:val="en-GB"/>
        </w:rPr>
        <w:t xml:space="preserve">. </w:t>
      </w:r>
      <w:r w:rsidR="009F6729" w:rsidRPr="00593F5D">
        <w:rPr>
          <w:rFonts w:ascii="Helvetica" w:hAnsi="Helvetica"/>
          <w:lang w:val="en-GB"/>
        </w:rPr>
        <w:t xml:space="preserve">Spatial heterogeneity strongly predicts biodiversity, as heterogeneous environments </w:t>
      </w:r>
      <w:r w:rsidR="0036260F" w:rsidRPr="00593F5D">
        <w:rPr>
          <w:rFonts w:ascii="Helvetica" w:hAnsi="Helvetica"/>
          <w:lang w:val="en-GB"/>
        </w:rPr>
        <w:t>have</w:t>
      </w:r>
      <w:r w:rsidR="009F6729" w:rsidRPr="00593F5D">
        <w:rPr>
          <w:rFonts w:ascii="Helvetica" w:hAnsi="Helvetica"/>
          <w:lang w:val="en-GB"/>
        </w:rPr>
        <w:t xml:space="preserve"> greater potential for availability of </w:t>
      </w:r>
      <w:r w:rsidR="0036260F" w:rsidRPr="00593F5D">
        <w:rPr>
          <w:rFonts w:ascii="Helvetica" w:hAnsi="Helvetica"/>
          <w:lang w:val="en-GB"/>
        </w:rPr>
        <w:t xml:space="preserve">unique niches </w:t>
      </w:r>
      <w:r w:rsidR="0036260F" w:rsidRPr="00593F5D">
        <w:rPr>
          <w:rFonts w:ascii="Helvetica" w:hAnsi="Helvetica"/>
          <w:lang w:val="en-GB"/>
        </w:rPr>
        <w:fldChar w:fldCharType="begin"/>
      </w:r>
      <w:r w:rsidR="0036260F" w:rsidRPr="00593F5D">
        <w:rPr>
          <w:rFonts w:ascii="Helvetica" w:hAnsi="Helvetica"/>
          <w:lang w:val="en-GB"/>
        </w:rPr>
        <w:instrText xml:space="preserve"> ADDIN ZOTERO_ITEM CSL_CITATION {"citationID":"pcFK2msJ","properties":{"formattedCitation":"(Gaston, 2000)","plainCitation":"(Gaston, 2000)","noteIndex":0},"citationItems":[{"id":525,"uris":["http://zotero.org/users/local/8RirLiuI/items/NTBY27SB"],"uri":["http://zotero.org/users/local/8RirLiuI/items/NTBY27SB"],"itemData":{"id":525,"type":"article-journal","abstract":"To a first approximation, the distribution of biodiversity across the Earth can be described in terms of a relatively small number of broad-scale spatial patterns. Although these patterns are increasingly well documented, understanding why they exist constitutes one of the most significant intellectual challenges to ecologists and biogeographers. Theory is, however, developing rapidly, improving in its internal consistency, and more readily subjected to empirical challenge.","container-title":"Nature","DOI":"10.1038/35012228","ISSN":"1476-4687","issue":"6783","journalAbbreviation":"Nature","language":"en","page":"220-227","source":"www.nature.com","title":"Global patterns in biodiversity","volume":"405","author":[{"family":"Gaston","given":"Kevin J."}],"issued":{"date-parts":[["2000",5]]}}}],"schema":"https://github.com/citation-style-language/schema/raw/master/csl-citation.json"} </w:instrText>
      </w:r>
      <w:r w:rsidR="0036260F" w:rsidRPr="00593F5D">
        <w:rPr>
          <w:rFonts w:ascii="Helvetica" w:hAnsi="Helvetica"/>
          <w:lang w:val="en-GB"/>
        </w:rPr>
        <w:fldChar w:fldCharType="separate"/>
      </w:r>
      <w:r w:rsidR="0036260F" w:rsidRPr="00593F5D">
        <w:rPr>
          <w:rFonts w:ascii="Helvetica" w:hAnsi="Helvetica"/>
          <w:noProof/>
          <w:lang w:val="en-GB"/>
        </w:rPr>
        <w:t>(Gaston, 2000)</w:t>
      </w:r>
      <w:r w:rsidR="0036260F" w:rsidRPr="00593F5D">
        <w:rPr>
          <w:rFonts w:ascii="Helvetica" w:hAnsi="Helvetica"/>
          <w:lang w:val="en-GB"/>
        </w:rPr>
        <w:fldChar w:fldCharType="end"/>
      </w:r>
      <w:r w:rsidR="0036260F" w:rsidRPr="00593F5D">
        <w:rPr>
          <w:rFonts w:ascii="Helvetica" w:hAnsi="Helvetica"/>
          <w:lang w:val="en-GB"/>
        </w:rPr>
        <w:t xml:space="preserve">. </w:t>
      </w:r>
      <w:r w:rsidR="00F7207C" w:rsidRPr="00593F5D">
        <w:rPr>
          <w:rFonts w:ascii="Helvetica" w:hAnsi="Helvetica"/>
          <w:lang w:val="en-GB"/>
        </w:rPr>
        <w:t>T</w:t>
      </w:r>
      <w:r w:rsidR="00D02846" w:rsidRPr="00593F5D">
        <w:rPr>
          <w:rFonts w:ascii="Helvetica" w:hAnsi="Helvetica"/>
          <w:lang w:val="en-GB"/>
        </w:rPr>
        <w:t>hus, spectral diversity would be an expression of a communit</w:t>
      </w:r>
      <w:r w:rsidR="0020397E">
        <w:rPr>
          <w:rFonts w:ascii="Helvetica" w:hAnsi="Helvetica"/>
          <w:lang w:val="en-GB"/>
        </w:rPr>
        <w:t>y’s</w:t>
      </w:r>
      <w:r w:rsidR="00D02846" w:rsidRPr="00593F5D">
        <w:rPr>
          <w:rFonts w:ascii="Helvetica" w:hAnsi="Helvetica"/>
          <w:lang w:val="en-GB"/>
        </w:rPr>
        <w:t xml:space="preserve"> functional and biological diversity and </w:t>
      </w:r>
      <w:r w:rsidR="008075DC" w:rsidRPr="00593F5D">
        <w:rPr>
          <w:rFonts w:ascii="Helvetica" w:hAnsi="Helvetica"/>
          <w:lang w:val="en-GB"/>
        </w:rPr>
        <w:t>has the potential</w:t>
      </w:r>
      <w:r w:rsidR="0020397E">
        <w:rPr>
          <w:rFonts w:ascii="Helvetica" w:hAnsi="Helvetica"/>
          <w:lang w:val="en-GB"/>
        </w:rPr>
        <w:t xml:space="preserve"> to</w:t>
      </w:r>
      <w:r w:rsidR="00D02846" w:rsidRPr="00593F5D">
        <w:rPr>
          <w:rFonts w:ascii="Helvetica" w:hAnsi="Helvetica"/>
          <w:lang w:val="en-GB"/>
        </w:rPr>
        <w:t xml:space="preserve"> be used as diversity metric</w:t>
      </w:r>
      <w:r w:rsidR="00AC6FA6" w:rsidRPr="00593F5D">
        <w:rPr>
          <w:rFonts w:ascii="Helvetica" w:hAnsi="Helvetica"/>
          <w:lang w:val="en-GB"/>
        </w:rPr>
        <w:t xml:space="preserve"> </w:t>
      </w:r>
      <w:r w:rsidR="00D02846" w:rsidRPr="00593F5D">
        <w:rPr>
          <w:rFonts w:ascii="Helvetica" w:hAnsi="Helvetica"/>
          <w:lang w:val="en-GB"/>
        </w:rPr>
        <w:t xml:space="preserve">(Wang and </w:t>
      </w:r>
      <w:proofErr w:type="spellStart"/>
      <w:r w:rsidR="00D02846" w:rsidRPr="00593F5D">
        <w:rPr>
          <w:rFonts w:ascii="Helvetica" w:hAnsi="Helvetica"/>
          <w:lang w:val="en-GB"/>
        </w:rPr>
        <w:t>Gamon</w:t>
      </w:r>
      <w:proofErr w:type="spellEnd"/>
      <w:r w:rsidR="00D02846" w:rsidRPr="00593F5D">
        <w:rPr>
          <w:rFonts w:ascii="Helvetica" w:hAnsi="Helvetica"/>
          <w:lang w:val="en-GB"/>
        </w:rPr>
        <w:t>, 2019).</w:t>
      </w:r>
      <w:r w:rsidR="00275A46">
        <w:rPr>
          <w:rFonts w:ascii="Helvetica" w:hAnsi="Helvetica"/>
          <w:lang w:val="en-GB"/>
        </w:rPr>
        <w:t xml:space="preserve"> F</w:t>
      </w:r>
      <w:r w:rsidR="00D02846" w:rsidRPr="00593F5D">
        <w:rPr>
          <w:rFonts w:ascii="Helvetica" w:hAnsi="Helvetica"/>
          <w:lang w:val="en-GB"/>
        </w:rPr>
        <w:t>or many habitat types, the direct relationship of vegetation spectral signatures to biological diversity are unknown.</w:t>
      </w:r>
      <w:r w:rsidR="008075DC" w:rsidRPr="00593F5D">
        <w:rPr>
          <w:rFonts w:ascii="Helvetica" w:hAnsi="Helvetica"/>
          <w:lang w:val="en-GB"/>
        </w:rPr>
        <w:t xml:space="preserve"> </w:t>
      </w:r>
      <w:r w:rsidR="00D02846" w:rsidRPr="00593F5D">
        <w:rPr>
          <w:rFonts w:ascii="Helvetica" w:hAnsi="Helvetica"/>
          <w:lang w:val="en-GB"/>
        </w:rPr>
        <w:t>Th</w:t>
      </w:r>
      <w:r w:rsidR="000C04BE" w:rsidRPr="00593F5D">
        <w:rPr>
          <w:rFonts w:ascii="Helvetica" w:hAnsi="Helvetica"/>
          <w:lang w:val="en-GB"/>
        </w:rPr>
        <w:t xml:space="preserve">is </w:t>
      </w:r>
      <w:r w:rsidR="00D02846" w:rsidRPr="00593F5D">
        <w:rPr>
          <w:rFonts w:ascii="Helvetica" w:hAnsi="Helvetica"/>
          <w:lang w:val="en-GB"/>
        </w:rPr>
        <w:t>relationship may change at different grain sizes (pixel resolution) and across greater spatial scales. Th</w:t>
      </w:r>
      <w:r w:rsidR="000C04BE" w:rsidRPr="00593F5D">
        <w:rPr>
          <w:rFonts w:ascii="Helvetica" w:hAnsi="Helvetica"/>
          <w:lang w:val="en-GB"/>
        </w:rPr>
        <w:t>us,</w:t>
      </w:r>
      <w:r w:rsidR="00D02846" w:rsidRPr="00593F5D">
        <w:rPr>
          <w:rFonts w:ascii="Helvetica" w:hAnsi="Helvetica"/>
          <w:lang w:val="en-GB"/>
        </w:rPr>
        <w:t xml:space="preserve"> potential variance in results between </w:t>
      </w:r>
      <w:r w:rsidR="000C04BE" w:rsidRPr="00593F5D">
        <w:rPr>
          <w:rFonts w:ascii="Helvetica" w:hAnsi="Helvetica"/>
          <w:lang w:val="en-GB"/>
        </w:rPr>
        <w:t>ground-based</w:t>
      </w:r>
      <w:r w:rsidR="00D02846" w:rsidRPr="00593F5D">
        <w:rPr>
          <w:rFonts w:ascii="Helvetica" w:hAnsi="Helvetica"/>
          <w:lang w:val="en-GB"/>
        </w:rPr>
        <w:t xml:space="preserve"> sampling and airborne remote sensing techniques also requires further investigation</w:t>
      </w:r>
      <w:commentRangeStart w:id="3"/>
      <w:r w:rsidR="00D02846" w:rsidRPr="00593F5D">
        <w:rPr>
          <w:rFonts w:ascii="Helvetica" w:hAnsi="Helvetica"/>
          <w:lang w:val="en-GB"/>
        </w:rPr>
        <w:t xml:space="preserve">. </w:t>
      </w:r>
      <w:commentRangeEnd w:id="3"/>
      <w:r w:rsidR="00BB1F0A">
        <w:rPr>
          <w:rStyle w:val="CommentReference"/>
          <w:lang w:val="de-DE"/>
        </w:rPr>
        <w:commentReference w:id="3"/>
      </w:r>
      <w:commentRangeStart w:id="4"/>
      <w:r w:rsidR="00275A46" w:rsidRPr="00593F5D">
        <w:rPr>
          <w:rFonts w:ascii="Helvetica" w:hAnsi="Helvetica"/>
          <w:lang w:val="en-GB"/>
        </w:rPr>
        <w:t>While high</w:t>
      </w:r>
      <w:r w:rsidR="00275A46">
        <w:rPr>
          <w:rFonts w:ascii="Helvetica" w:hAnsi="Helvetica"/>
          <w:lang w:val="en-GB"/>
        </w:rPr>
        <w:t>-</w:t>
      </w:r>
      <w:r w:rsidR="00275A46" w:rsidRPr="00593F5D">
        <w:rPr>
          <w:rFonts w:ascii="Helvetica" w:hAnsi="Helvetica"/>
          <w:lang w:val="en-GB"/>
        </w:rPr>
        <w:t>resolution spectral data are becoming increasingly available</w:t>
      </w:r>
      <w:r w:rsidR="007E657D">
        <w:rPr>
          <w:rFonts w:ascii="Helvetica" w:hAnsi="Helvetica"/>
          <w:lang w:val="en-GB"/>
        </w:rPr>
        <w:t xml:space="preserve"> at multiple scales</w:t>
      </w:r>
      <w:r w:rsidR="00275A46" w:rsidRPr="00593F5D">
        <w:rPr>
          <w:rFonts w:ascii="Helvetica" w:hAnsi="Helvetica"/>
          <w:lang w:val="en-GB"/>
        </w:rPr>
        <w:t>, there is little known on transitioning from species specific</w:t>
      </w:r>
      <w:r w:rsidR="00D51DF3">
        <w:rPr>
          <w:rFonts w:ascii="Helvetica" w:hAnsi="Helvetica"/>
          <w:lang w:val="en-GB"/>
        </w:rPr>
        <w:t xml:space="preserve"> spectral</w:t>
      </w:r>
      <w:r w:rsidR="00275A46" w:rsidRPr="00593F5D">
        <w:rPr>
          <w:rFonts w:ascii="Helvetica" w:hAnsi="Helvetica"/>
          <w:lang w:val="en-GB"/>
        </w:rPr>
        <w:t xml:space="preserve"> signatures to </w:t>
      </w:r>
      <w:proofErr w:type="gramStart"/>
      <w:r w:rsidR="00275A46" w:rsidRPr="00593F5D">
        <w:rPr>
          <w:rFonts w:ascii="Helvetica" w:hAnsi="Helvetica"/>
          <w:lang w:val="en-GB"/>
        </w:rPr>
        <w:t>ones</w:t>
      </w:r>
      <w:proofErr w:type="gramEnd"/>
      <w:r w:rsidR="00275A46" w:rsidRPr="00593F5D">
        <w:rPr>
          <w:rFonts w:ascii="Helvetica" w:hAnsi="Helvetica"/>
          <w:lang w:val="en-GB"/>
        </w:rPr>
        <w:t xml:space="preserve"> representative of communities, particularly in tundra biomes</w:t>
      </w:r>
      <w:r w:rsidR="00D51DF3">
        <w:rPr>
          <w:rFonts w:ascii="Helvetica" w:hAnsi="Helvetica"/>
          <w:lang w:val="en-GB"/>
        </w:rPr>
        <w:t>.</w:t>
      </w:r>
      <w:commentRangeEnd w:id="4"/>
      <w:r w:rsidR="004F59BA">
        <w:rPr>
          <w:rStyle w:val="CommentReference"/>
          <w:lang w:val="de-DE"/>
        </w:rPr>
        <w:commentReference w:id="4"/>
      </w:r>
    </w:p>
    <w:p w14:paraId="74ED5C89" w14:textId="20E6FB71" w:rsidR="00E32531" w:rsidRPr="00011295" w:rsidRDefault="00E32531" w:rsidP="00FF19D7">
      <w:pPr>
        <w:pStyle w:val="NormalWeb"/>
        <w:spacing w:line="360" w:lineRule="auto"/>
        <w:jc w:val="both"/>
        <w:rPr>
          <w:rFonts w:ascii="Helvetica" w:hAnsi="Helvetica"/>
          <w:lang w:val="en-US"/>
        </w:rPr>
      </w:pPr>
    </w:p>
    <w:p w14:paraId="5848F26B" w14:textId="361CB17C" w:rsidR="00E32531" w:rsidRDefault="00E32531" w:rsidP="00FF19D7">
      <w:pPr>
        <w:pStyle w:val="NormalWeb"/>
        <w:spacing w:line="360" w:lineRule="auto"/>
        <w:jc w:val="both"/>
        <w:rPr>
          <w:rFonts w:ascii="Helvetica" w:hAnsi="Helvetica"/>
          <w:lang w:val="de-DE"/>
        </w:rPr>
      </w:pPr>
      <w:r>
        <w:rPr>
          <w:rFonts w:ascii="Helvetica" w:hAnsi="Helvetica"/>
          <w:noProof/>
          <w:lang w:val="de-DE"/>
        </w:rPr>
        <w:lastRenderedPageBreak/>
        <w:drawing>
          <wp:inline distT="0" distB="0" distL="0" distR="0" wp14:anchorId="216D5441" wp14:editId="6C815ADD">
            <wp:extent cx="4699000" cy="640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01 at 17.04.12.png"/>
                    <pic:cNvPicPr/>
                  </pic:nvPicPr>
                  <pic:blipFill>
                    <a:blip r:embed="rId8">
                      <a:extLst>
                        <a:ext uri="{28A0092B-C50C-407E-A947-70E740481C1C}">
                          <a14:useLocalDpi xmlns:a14="http://schemas.microsoft.com/office/drawing/2010/main" val="0"/>
                        </a:ext>
                      </a:extLst>
                    </a:blip>
                    <a:stretch>
                      <a:fillRect/>
                    </a:stretch>
                  </pic:blipFill>
                  <pic:spPr>
                    <a:xfrm>
                      <a:off x="0" y="0"/>
                      <a:ext cx="4699000" cy="6400800"/>
                    </a:xfrm>
                    <a:prstGeom prst="rect">
                      <a:avLst/>
                    </a:prstGeom>
                  </pic:spPr>
                </pic:pic>
              </a:graphicData>
            </a:graphic>
          </wp:inline>
        </w:drawing>
      </w:r>
    </w:p>
    <w:p w14:paraId="05D1B080" w14:textId="586CD8CB" w:rsidR="00146BF7" w:rsidRDefault="00146BF7" w:rsidP="00FF19D7">
      <w:pPr>
        <w:pStyle w:val="NormalWeb"/>
        <w:spacing w:line="360" w:lineRule="auto"/>
        <w:jc w:val="both"/>
        <w:rPr>
          <w:rFonts w:ascii="Helvetica" w:hAnsi="Helvetica"/>
          <w:lang w:val="de-DE"/>
        </w:rPr>
      </w:pPr>
    </w:p>
    <w:p w14:paraId="62C5C9B9" w14:textId="098727F0" w:rsidR="00146BF7" w:rsidRPr="00E32531" w:rsidRDefault="00146BF7" w:rsidP="00FF19D7">
      <w:pPr>
        <w:pStyle w:val="NormalWeb"/>
        <w:spacing w:line="360" w:lineRule="auto"/>
        <w:jc w:val="both"/>
        <w:rPr>
          <w:rFonts w:ascii="Helvetica" w:hAnsi="Helvetica"/>
          <w:lang w:val="de-DE"/>
        </w:rPr>
      </w:pPr>
      <w:r>
        <w:rPr>
          <w:rFonts w:ascii="Helvetica" w:hAnsi="Helvetica"/>
          <w:noProof/>
          <w:lang w:val="de-DE"/>
        </w:rPr>
        <w:drawing>
          <wp:inline distT="0" distB="0" distL="0" distR="0" wp14:anchorId="2113E061" wp14:editId="624CFB02">
            <wp:extent cx="5727700" cy="16687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1 at 18.24.1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68780"/>
                    </a:xfrm>
                    <a:prstGeom prst="rect">
                      <a:avLst/>
                    </a:prstGeom>
                  </pic:spPr>
                </pic:pic>
              </a:graphicData>
            </a:graphic>
          </wp:inline>
        </w:drawing>
      </w:r>
    </w:p>
    <w:p w14:paraId="51F53760" w14:textId="7A8353B3" w:rsidR="00F42F0F" w:rsidRPr="00593F5D" w:rsidRDefault="007C7961" w:rsidP="00FF19D7">
      <w:pPr>
        <w:pStyle w:val="NormalWeb"/>
        <w:spacing w:line="360" w:lineRule="auto"/>
        <w:jc w:val="both"/>
        <w:rPr>
          <w:rFonts w:ascii="Helvetica" w:hAnsi="Helvetica"/>
          <w:lang w:val="en-GB"/>
        </w:rPr>
      </w:pPr>
      <w:r>
        <w:rPr>
          <w:rFonts w:ascii="Helvetica" w:hAnsi="Helvetica"/>
          <w:noProof/>
          <w:lang w:val="en-GB"/>
        </w:rPr>
        <w:lastRenderedPageBreak/>
        <w:drawing>
          <wp:inline distT="0" distB="0" distL="0" distR="0" wp14:anchorId="1B2EF2E4" wp14:editId="645207CB">
            <wp:extent cx="5720286" cy="402480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1-29 at 12.05.50.png"/>
                    <pic:cNvPicPr/>
                  </pic:nvPicPr>
                  <pic:blipFill>
                    <a:blip r:embed="rId10">
                      <a:extLst>
                        <a:ext uri="{28A0092B-C50C-407E-A947-70E740481C1C}">
                          <a14:useLocalDpi xmlns:a14="http://schemas.microsoft.com/office/drawing/2010/main" val="0"/>
                        </a:ext>
                      </a:extLst>
                    </a:blip>
                    <a:stretch>
                      <a:fillRect/>
                    </a:stretch>
                  </pic:blipFill>
                  <pic:spPr>
                    <a:xfrm>
                      <a:off x="0" y="0"/>
                      <a:ext cx="5720286" cy="4024800"/>
                    </a:xfrm>
                    <a:prstGeom prst="rect">
                      <a:avLst/>
                    </a:prstGeom>
                  </pic:spPr>
                </pic:pic>
              </a:graphicData>
            </a:graphic>
          </wp:inline>
        </w:drawing>
      </w:r>
    </w:p>
    <w:p w14:paraId="2610E3B9" w14:textId="476D4780" w:rsidR="00474B2C" w:rsidRDefault="00D257F5" w:rsidP="00FF19D7">
      <w:pPr>
        <w:pStyle w:val="NormalWeb"/>
        <w:spacing w:line="360" w:lineRule="auto"/>
        <w:jc w:val="both"/>
        <w:rPr>
          <w:rFonts w:ascii="Helvetica" w:hAnsi="Helvetica"/>
          <w:i/>
          <w:iCs/>
          <w:sz w:val="20"/>
          <w:szCs w:val="20"/>
          <w:lang w:val="en-GB"/>
        </w:rPr>
      </w:pPr>
      <w:r w:rsidRPr="00912698">
        <w:rPr>
          <w:rFonts w:ascii="Helvetica" w:hAnsi="Helvetica"/>
          <w:i/>
          <w:iCs/>
          <w:sz w:val="20"/>
          <w:szCs w:val="20"/>
          <w:lang w:val="en-GB"/>
        </w:rPr>
        <w:t>Figure 1:</w:t>
      </w:r>
      <w:r w:rsidR="00474B2C" w:rsidRPr="00912698">
        <w:rPr>
          <w:rFonts w:ascii="Helvetica" w:hAnsi="Helvetica"/>
          <w:i/>
          <w:iCs/>
          <w:sz w:val="20"/>
          <w:szCs w:val="20"/>
          <w:lang w:val="en-GB"/>
        </w:rPr>
        <w:t xml:space="preserve"> Two vegetation types have different chemical</w:t>
      </w:r>
      <w:r w:rsidR="00AC6FA6" w:rsidRPr="00912698">
        <w:rPr>
          <w:rFonts w:ascii="Helvetica" w:hAnsi="Helvetica"/>
          <w:i/>
          <w:iCs/>
          <w:sz w:val="20"/>
          <w:szCs w:val="20"/>
          <w:lang w:val="en-GB"/>
        </w:rPr>
        <w:t xml:space="preserve">, </w:t>
      </w:r>
      <w:r w:rsidR="00474B2C" w:rsidRPr="00912698">
        <w:rPr>
          <w:rFonts w:ascii="Helvetica" w:hAnsi="Helvetica"/>
          <w:i/>
          <w:iCs/>
          <w:sz w:val="20"/>
          <w:szCs w:val="20"/>
          <w:lang w:val="en-GB"/>
        </w:rPr>
        <w:t>anatomical, and morphological traits due to divergent evolutionary histories</w:t>
      </w:r>
      <w:r w:rsidR="00AC6FA6" w:rsidRPr="00912698">
        <w:rPr>
          <w:rFonts w:ascii="Helvetica" w:hAnsi="Helvetica"/>
          <w:i/>
          <w:iCs/>
          <w:sz w:val="20"/>
          <w:szCs w:val="20"/>
          <w:lang w:val="en-GB"/>
        </w:rPr>
        <w:t>.</w:t>
      </w:r>
      <w:r w:rsidR="00A4767F" w:rsidRPr="00912698">
        <w:rPr>
          <w:rFonts w:ascii="Helvetica" w:hAnsi="Helvetica"/>
          <w:i/>
          <w:iCs/>
          <w:sz w:val="20"/>
          <w:szCs w:val="20"/>
          <w:lang w:val="en-GB"/>
        </w:rPr>
        <w:t xml:space="preserve"> Each species has specific patterns of light absorbance and scattering, </w:t>
      </w:r>
      <w:r w:rsidR="00AC6FA6" w:rsidRPr="00912698">
        <w:rPr>
          <w:rFonts w:ascii="Helvetica" w:hAnsi="Helvetica"/>
          <w:i/>
          <w:iCs/>
          <w:sz w:val="20"/>
          <w:szCs w:val="20"/>
          <w:lang w:val="en-GB"/>
        </w:rPr>
        <w:t xml:space="preserve">results in </w:t>
      </w:r>
      <w:r w:rsidR="00474B2C" w:rsidRPr="00912698">
        <w:rPr>
          <w:rFonts w:ascii="Helvetica" w:hAnsi="Helvetica"/>
          <w:i/>
          <w:iCs/>
          <w:sz w:val="20"/>
          <w:szCs w:val="20"/>
          <w:lang w:val="en-GB"/>
        </w:rPr>
        <w:t>specific spec</w:t>
      </w:r>
      <w:r w:rsidR="00AC6FA6" w:rsidRPr="00912698">
        <w:rPr>
          <w:rFonts w:ascii="Helvetica" w:hAnsi="Helvetica"/>
          <w:i/>
          <w:iCs/>
          <w:sz w:val="20"/>
          <w:szCs w:val="20"/>
          <w:lang w:val="en-GB"/>
        </w:rPr>
        <w:t>tral signature</w:t>
      </w:r>
      <w:r w:rsidR="00A4767F" w:rsidRPr="00912698">
        <w:rPr>
          <w:rFonts w:ascii="Helvetica" w:hAnsi="Helvetica"/>
          <w:i/>
          <w:iCs/>
          <w:sz w:val="20"/>
          <w:szCs w:val="20"/>
          <w:lang w:val="en-GB"/>
        </w:rPr>
        <w:t>s,</w:t>
      </w:r>
      <w:r w:rsidR="00AC6FA6" w:rsidRPr="00912698">
        <w:rPr>
          <w:rFonts w:ascii="Helvetica" w:hAnsi="Helvetica"/>
          <w:i/>
          <w:iCs/>
          <w:sz w:val="20"/>
          <w:szCs w:val="20"/>
          <w:lang w:val="en-GB"/>
        </w:rPr>
        <w:t xml:space="preserve"> across the indicated electromagnetic range. </w:t>
      </w:r>
      <w:r w:rsidR="00A4767F" w:rsidRPr="00912698">
        <w:rPr>
          <w:rFonts w:ascii="Helvetica" w:hAnsi="Helvetica"/>
          <w:i/>
          <w:iCs/>
          <w:sz w:val="20"/>
          <w:szCs w:val="20"/>
          <w:lang w:val="en-GB"/>
        </w:rPr>
        <w:t>The overall diversity in the spectral signature can then be used as a proxy of biological, functional, or phylogenetic diversity.</w:t>
      </w:r>
      <w:r w:rsidR="00D6254E">
        <w:rPr>
          <w:rFonts w:ascii="Helvetica" w:hAnsi="Helvetica"/>
          <w:i/>
          <w:iCs/>
          <w:sz w:val="20"/>
          <w:szCs w:val="20"/>
          <w:lang w:val="en-GB"/>
        </w:rPr>
        <w:t xml:space="preserve"> Data source:</w:t>
      </w:r>
      <w:r w:rsidR="00A4767F" w:rsidRPr="00912698">
        <w:rPr>
          <w:rFonts w:ascii="Helvetica" w:hAnsi="Helvetica"/>
          <w:i/>
          <w:iCs/>
          <w:sz w:val="20"/>
          <w:szCs w:val="20"/>
          <w:lang w:val="en-GB"/>
        </w:rPr>
        <w:t xml:space="preserve"> </w:t>
      </w:r>
      <w:r w:rsidR="00D6254E">
        <w:rPr>
          <w:rFonts w:ascii="Helvetica" w:hAnsi="Helvetica"/>
          <w:i/>
          <w:iCs/>
          <w:sz w:val="20"/>
          <w:szCs w:val="20"/>
          <w:lang w:val="en-GB"/>
        </w:rPr>
        <w:t xml:space="preserve">Top image credit </w:t>
      </w:r>
      <w:r w:rsidR="00D6254E">
        <w:rPr>
          <w:rFonts w:ascii="Helvetica" w:hAnsi="Helvetica"/>
          <w:i/>
          <w:iCs/>
          <w:sz w:val="20"/>
          <w:szCs w:val="20"/>
          <w:lang w:val="en-GB"/>
        </w:rPr>
        <w:fldChar w:fldCharType="begin"/>
      </w:r>
      <w:r w:rsidR="00D6254E">
        <w:rPr>
          <w:rFonts w:ascii="Helvetica" w:hAnsi="Helvetica"/>
          <w:i/>
          <w:iCs/>
          <w:sz w:val="20"/>
          <w:szCs w:val="20"/>
          <w:lang w:val="en-GB"/>
        </w:rPr>
        <w:instrText xml:space="preserve"> ADDIN ZOTERO_ITEM CSL_CITATION {"citationID":"xqyvDQiu","properties":{"formattedCitation":"(Cavender\\uc0\\u8208{}Bares et al., 2017)","plainCitation":"(Cavender‐Bares et al., 2017)","noteIndex":0},"citationItems":[{"id":495,"uris":["http://zotero.org/users/local/8RirLiuI/items/2F4VJI9P"],"uri":["http://zotero.org/users/local/8RirLiuI/items/2F4VJI9P"],"itemData":{"id":495,"type":"article-journal","container-title":"American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A."}],"issued":{"date-parts":[["2017"]]}}}],"schema":"https://github.com/citation-style-language/schema/raw/master/csl-citation.json"} </w:instrText>
      </w:r>
      <w:r w:rsidR="00D6254E">
        <w:rPr>
          <w:rFonts w:ascii="Helvetica" w:hAnsi="Helvetica"/>
          <w:i/>
          <w:iCs/>
          <w:sz w:val="20"/>
          <w:szCs w:val="20"/>
          <w:lang w:val="en-GB"/>
        </w:rPr>
        <w:fldChar w:fldCharType="separate"/>
      </w:r>
      <w:r w:rsidR="00D6254E" w:rsidRPr="00D6254E">
        <w:rPr>
          <w:rFonts w:ascii="Helvetica" w:hAnsi="Helvetica"/>
          <w:sz w:val="20"/>
          <w:lang w:val="en-GB"/>
        </w:rPr>
        <w:t>(Cavender‐Bares et al., 2017)</w:t>
      </w:r>
      <w:r w:rsidR="00D6254E">
        <w:rPr>
          <w:rFonts w:ascii="Helvetica" w:hAnsi="Helvetica"/>
          <w:i/>
          <w:iCs/>
          <w:sz w:val="20"/>
          <w:szCs w:val="20"/>
          <w:lang w:val="en-GB"/>
        </w:rPr>
        <w:fldChar w:fldCharType="end"/>
      </w:r>
    </w:p>
    <w:p w14:paraId="465CD690" w14:textId="72A01CB7" w:rsidR="00845E84" w:rsidRDefault="00845E84" w:rsidP="00FF19D7">
      <w:pPr>
        <w:pStyle w:val="NormalWeb"/>
        <w:spacing w:line="360" w:lineRule="auto"/>
        <w:jc w:val="both"/>
        <w:rPr>
          <w:rFonts w:ascii="Helvetica" w:hAnsi="Helvetica"/>
          <w:i/>
          <w:iCs/>
          <w:sz w:val="20"/>
          <w:szCs w:val="20"/>
          <w:lang w:val="en-GB"/>
        </w:rPr>
      </w:pPr>
    </w:p>
    <w:p w14:paraId="037A807C" w14:textId="46890698" w:rsidR="00845E84" w:rsidRPr="00912698" w:rsidRDefault="00845E84" w:rsidP="00FF19D7">
      <w:pPr>
        <w:pStyle w:val="NormalWeb"/>
        <w:spacing w:line="360" w:lineRule="auto"/>
        <w:jc w:val="both"/>
        <w:rPr>
          <w:rFonts w:ascii="Helvetica" w:hAnsi="Helvetica"/>
          <w:i/>
          <w:iCs/>
          <w:sz w:val="20"/>
          <w:szCs w:val="20"/>
          <w:lang w:val="en-GB"/>
        </w:rPr>
      </w:pPr>
      <w:commentRangeStart w:id="5"/>
      <w:r>
        <w:rPr>
          <w:rFonts w:ascii="Helvetica" w:hAnsi="Helvetica"/>
          <w:i/>
          <w:iCs/>
          <w:noProof/>
          <w:sz w:val="20"/>
          <w:szCs w:val="20"/>
          <w:lang w:val="en-GB"/>
        </w:rPr>
        <w:lastRenderedPageBreak/>
        <w:drawing>
          <wp:inline distT="0" distB="0" distL="0" distR="0" wp14:anchorId="11CEBD87" wp14:editId="53A1A059">
            <wp:extent cx="5727700" cy="40957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2 at 16.12.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095750"/>
                    </a:xfrm>
                    <a:prstGeom prst="rect">
                      <a:avLst/>
                    </a:prstGeom>
                  </pic:spPr>
                </pic:pic>
              </a:graphicData>
            </a:graphic>
          </wp:inline>
        </w:drawing>
      </w:r>
      <w:commentRangeEnd w:id="5"/>
      <w:r>
        <w:rPr>
          <w:rStyle w:val="CommentReference"/>
          <w:lang w:val="de-DE"/>
        </w:rPr>
        <w:commentReference w:id="5"/>
      </w:r>
    </w:p>
    <w:p w14:paraId="17B6C075" w14:textId="181F12CE" w:rsidR="00D96F55" w:rsidRPr="00EB032A" w:rsidRDefault="007417B7" w:rsidP="00FF19D7">
      <w:pPr>
        <w:pStyle w:val="NormalWeb"/>
        <w:spacing w:line="360" w:lineRule="auto"/>
        <w:jc w:val="both"/>
        <w:rPr>
          <w:rFonts w:ascii="Helvetica" w:hAnsi="Helvetica"/>
          <w:u w:val="single"/>
          <w:lang w:val="en-US"/>
        </w:rPr>
      </w:pPr>
      <w:r w:rsidRPr="0020397E">
        <w:rPr>
          <w:rFonts w:ascii="Helvetica" w:hAnsi="Helvetica"/>
          <w:u w:val="single"/>
          <w:lang w:val="en-US"/>
        </w:rPr>
        <w:t xml:space="preserve">Research Questions </w:t>
      </w:r>
    </w:p>
    <w:p w14:paraId="13115664" w14:textId="5880959E" w:rsidR="007417B7" w:rsidRDefault="007417B7" w:rsidP="00FF19D7">
      <w:pPr>
        <w:pStyle w:val="NormalWeb"/>
        <w:numPr>
          <w:ilvl w:val="0"/>
          <w:numId w:val="2"/>
        </w:numPr>
        <w:spacing w:line="360" w:lineRule="auto"/>
        <w:jc w:val="both"/>
        <w:rPr>
          <w:rFonts w:ascii="Helvetica" w:hAnsi="Helvetica"/>
          <w:b/>
          <w:bCs/>
          <w:lang w:val="en-US"/>
        </w:rPr>
      </w:pPr>
      <w:r w:rsidRPr="0071218E">
        <w:rPr>
          <w:rFonts w:ascii="Helvetica" w:hAnsi="Helvetica"/>
          <w:b/>
          <w:bCs/>
          <w:lang w:val="en-US"/>
        </w:rPr>
        <w:t xml:space="preserve">Can </w:t>
      </w:r>
      <w:r w:rsidR="00894097">
        <w:rPr>
          <w:rFonts w:ascii="Helvetica" w:hAnsi="Helvetica"/>
          <w:b/>
          <w:bCs/>
          <w:lang w:val="en-US"/>
        </w:rPr>
        <w:t>Arctic</w:t>
      </w:r>
      <w:r w:rsidRPr="0071218E">
        <w:rPr>
          <w:rFonts w:ascii="Helvetica" w:hAnsi="Helvetica"/>
          <w:b/>
          <w:bCs/>
          <w:lang w:val="en-US"/>
        </w:rPr>
        <w:t xml:space="preserve"> vegetation types be identified based on </w:t>
      </w:r>
      <w:commentRangeStart w:id="6"/>
      <w:r w:rsidRPr="0071218E">
        <w:rPr>
          <w:rFonts w:ascii="Helvetica" w:hAnsi="Helvetica"/>
          <w:b/>
          <w:bCs/>
          <w:lang w:val="en-US"/>
        </w:rPr>
        <w:t xml:space="preserve">the variation </w:t>
      </w:r>
      <w:commentRangeEnd w:id="6"/>
      <w:r w:rsidR="00CE5B13">
        <w:rPr>
          <w:rStyle w:val="CommentReference"/>
          <w:lang w:val="de-DE"/>
        </w:rPr>
        <w:commentReference w:id="6"/>
      </w:r>
      <w:r w:rsidRPr="0071218E">
        <w:rPr>
          <w:rFonts w:ascii="Helvetica" w:hAnsi="Helvetica"/>
          <w:b/>
          <w:bCs/>
          <w:lang w:val="en-US"/>
        </w:rPr>
        <w:t xml:space="preserve">in their hyperspectral </w:t>
      </w:r>
      <w:commentRangeStart w:id="7"/>
      <w:r w:rsidRPr="0071218E">
        <w:rPr>
          <w:rFonts w:ascii="Helvetica" w:hAnsi="Helvetica"/>
          <w:b/>
          <w:bCs/>
          <w:lang w:val="en-US"/>
        </w:rPr>
        <w:t>signatures</w:t>
      </w:r>
      <w:commentRangeEnd w:id="7"/>
      <w:r w:rsidR="00CE5B13">
        <w:rPr>
          <w:rStyle w:val="CommentReference"/>
          <w:lang w:val="de-DE"/>
        </w:rPr>
        <w:commentReference w:id="7"/>
      </w:r>
      <w:r w:rsidRPr="0071218E">
        <w:rPr>
          <w:rFonts w:ascii="Helvetica" w:hAnsi="Helvetica"/>
          <w:b/>
          <w:bCs/>
          <w:lang w:val="en-US"/>
        </w:rPr>
        <w:t>?</w:t>
      </w:r>
    </w:p>
    <w:p w14:paraId="653D390F" w14:textId="66619183" w:rsidR="006C7F86" w:rsidRPr="00593F5D" w:rsidRDefault="006C7F86" w:rsidP="00FF19D7">
      <w:pPr>
        <w:pStyle w:val="NormalWeb"/>
        <w:spacing w:line="360" w:lineRule="auto"/>
        <w:jc w:val="both"/>
        <w:rPr>
          <w:rFonts w:ascii="Helvetica" w:hAnsi="Helvetica"/>
          <w:lang w:val="en-US"/>
        </w:rPr>
      </w:pPr>
      <w:r w:rsidRPr="00593F5D">
        <w:rPr>
          <w:rFonts w:ascii="Helvetica" w:hAnsi="Helvetica"/>
          <w:lang w:val="en-US"/>
        </w:rPr>
        <w:t xml:space="preserve">H1: </w:t>
      </w:r>
      <w:r w:rsidR="00894097">
        <w:rPr>
          <w:rFonts w:ascii="Helvetica" w:hAnsi="Helvetica"/>
          <w:lang w:val="en-US"/>
        </w:rPr>
        <w:t>Arctic</w:t>
      </w:r>
      <w:r w:rsidRPr="00593F5D">
        <w:rPr>
          <w:rFonts w:ascii="Helvetica" w:hAnsi="Helvetica"/>
          <w:lang w:val="en-US"/>
        </w:rPr>
        <w:t xml:space="preserve"> vegetation types can be identified based on the variation in their hyperspectral </w:t>
      </w:r>
      <w:commentRangeStart w:id="8"/>
      <w:commentRangeStart w:id="9"/>
      <w:r w:rsidRPr="00593F5D">
        <w:rPr>
          <w:rFonts w:ascii="Helvetica" w:hAnsi="Helvetica"/>
          <w:lang w:val="en-US"/>
        </w:rPr>
        <w:t>signatures</w:t>
      </w:r>
      <w:commentRangeEnd w:id="8"/>
      <w:r w:rsidR="00CE5B13">
        <w:rPr>
          <w:rStyle w:val="CommentReference"/>
          <w:lang w:val="de-DE"/>
        </w:rPr>
        <w:commentReference w:id="8"/>
      </w:r>
      <w:commentRangeEnd w:id="9"/>
      <w:r w:rsidR="00CE5B13">
        <w:rPr>
          <w:rStyle w:val="CommentReference"/>
          <w:lang w:val="de-DE"/>
        </w:rPr>
        <w:commentReference w:id="9"/>
      </w:r>
      <w:r w:rsidRPr="00593F5D">
        <w:rPr>
          <w:rFonts w:ascii="Helvetica" w:hAnsi="Helvetica"/>
          <w:lang w:val="en-US"/>
        </w:rPr>
        <w:t>.</w:t>
      </w:r>
    </w:p>
    <w:p w14:paraId="5D64FED3" w14:textId="6B8800F9" w:rsidR="00D96F55" w:rsidRPr="00593F5D" w:rsidRDefault="00D96F55" w:rsidP="00FF19D7">
      <w:pPr>
        <w:pStyle w:val="NormalWeb"/>
        <w:spacing w:line="360" w:lineRule="auto"/>
        <w:jc w:val="both"/>
        <w:rPr>
          <w:rFonts w:ascii="Helvetica" w:hAnsi="Helvetica"/>
          <w:lang w:val="en-US"/>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 xml:space="preserve">: </w:t>
      </w:r>
      <w:r w:rsidR="00894097">
        <w:rPr>
          <w:rFonts w:ascii="Helvetica" w:hAnsi="Helvetica"/>
          <w:lang w:val="en-US"/>
        </w:rPr>
        <w:t>Arctic</w:t>
      </w:r>
      <w:r w:rsidRPr="00593F5D">
        <w:rPr>
          <w:rFonts w:ascii="Helvetica" w:hAnsi="Helvetica"/>
          <w:lang w:val="en-US"/>
        </w:rPr>
        <w:t xml:space="preserve"> vegetation types cannot be identified based on the variation in their hyperspectral </w:t>
      </w:r>
      <w:commentRangeStart w:id="10"/>
      <w:r w:rsidRPr="00593F5D">
        <w:rPr>
          <w:rFonts w:ascii="Helvetica" w:hAnsi="Helvetica"/>
          <w:lang w:val="en-US"/>
        </w:rPr>
        <w:t>signatures</w:t>
      </w:r>
      <w:commentRangeEnd w:id="10"/>
      <w:r w:rsidR="00630E17">
        <w:rPr>
          <w:rStyle w:val="CommentReference"/>
          <w:lang w:val="de-DE"/>
        </w:rPr>
        <w:commentReference w:id="10"/>
      </w:r>
      <w:r w:rsidRPr="00593F5D">
        <w:rPr>
          <w:rFonts w:ascii="Helvetica" w:hAnsi="Helvetica"/>
          <w:lang w:val="en-US"/>
        </w:rPr>
        <w:t>.</w:t>
      </w:r>
    </w:p>
    <w:p w14:paraId="20C21ED8" w14:textId="77777777" w:rsidR="00D96F55" w:rsidRPr="00593F5D" w:rsidRDefault="00D96F55" w:rsidP="00FF19D7">
      <w:pPr>
        <w:pStyle w:val="NormalWeb"/>
        <w:spacing w:line="360" w:lineRule="auto"/>
        <w:jc w:val="both"/>
        <w:rPr>
          <w:rFonts w:ascii="Helvetica" w:hAnsi="Helvetica"/>
          <w:lang w:val="en-US"/>
        </w:rPr>
      </w:pPr>
      <w:r w:rsidRPr="006C7F86">
        <w:rPr>
          <w:rFonts w:ascii="Helvetica" w:hAnsi="Helvetica"/>
          <w:i/>
          <w:iCs/>
          <w:lang w:val="en-US"/>
        </w:rPr>
        <w:t>Predictions</w:t>
      </w:r>
      <w:r w:rsidRPr="00593F5D">
        <w:rPr>
          <w:rFonts w:ascii="Helvetica" w:hAnsi="Helvetica"/>
          <w:lang w:val="en-US"/>
        </w:rPr>
        <w:t xml:space="preserve">: </w:t>
      </w:r>
    </w:p>
    <w:p w14:paraId="3BB6C329" w14:textId="212B8551" w:rsidR="00D96F55" w:rsidRPr="0065221E" w:rsidRDefault="00D96F55"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Spectral diversity has been shown to correlate with biological</w:t>
      </w:r>
      <w:r w:rsidR="0020397E">
        <w:rPr>
          <w:rFonts w:ascii="Helvetica" w:hAnsi="Helvetica"/>
          <w:lang w:val="en-US"/>
        </w:rPr>
        <w:t>,</w:t>
      </w:r>
      <w:r w:rsidRPr="00593F5D">
        <w:rPr>
          <w:rFonts w:ascii="Helvetica" w:hAnsi="Helvetica"/>
          <w:lang w:val="en-US"/>
        </w:rPr>
        <w:t xml:space="preserve"> as well as other types of diversity, such as functional and phylogenetic</w:t>
      </w:r>
      <w:r w:rsidR="008163B9" w:rsidRPr="00593F5D">
        <w:rPr>
          <w:rFonts w:ascii="Helvetica" w:hAnsi="Helvetica"/>
          <w:lang w:val="en-US"/>
        </w:rPr>
        <w:t xml:space="preserve"> </w:t>
      </w:r>
      <w:r w:rsidR="008163B9" w:rsidRPr="00593F5D">
        <w:rPr>
          <w:rFonts w:ascii="Helvetica" w:hAnsi="Helvetica"/>
          <w:lang w:val="en-US"/>
        </w:rPr>
        <w:fldChar w:fldCharType="begin"/>
      </w:r>
      <w:r w:rsidR="00CF3CF2">
        <w:rPr>
          <w:rFonts w:ascii="Helvetica" w:hAnsi="Helvetica"/>
          <w:lang w:val="en-US"/>
        </w:rPr>
        <w:instrText xml:space="preserve"> ADDIN ZOTERO_ITEM CSL_CITATION {"citationID":"FmCY06m6","properties":{"formattedCitation":"(Cavender\\uc0\\u8208{}Bares et al., 2017; Schweiger et al., 2017, 2018; Wang, Gamon, Cavender-Bares, et al., 2018a; Wang and Gamon, 2019)","plainCitation":"(Cavender‐Bares et al., 2017; Schweiger et al., 2017, 2018; Wang, Gamon, Cavender-Bares, et al., 2018a; Wang and Gamon, 2019)","noteIndex":0},"citationItems":[{"id":495,"uris":["http://zotero.org/users/local/8RirLiuI/items/2F4VJI9P"],"uri":["http://zotero.org/users/local/8RirLiuI/items/2F4VJI9P"],"itemData":{"id":495,"type":"article-journal","container-title":"American Journal of Botany","DOI":"10.3732/ajb.1700061","ISSN":"1537-2197","issue":"7","language":"en","page":"966-969","source":"Wiley Online Library","title":"Harnessing plant spectra to integrate the biodiversity sciences across biological and spatial scales","volume":"104","author":[{"family":"Cavender‐Bares","given":"Jeannine"},{"family":"Gamon","given":"John A."},{"family":"Hobbie","given":"Sarah E."},{"family":"Madritch","given":"Michael D."},{"family":"Meireles","given":"José Eduardo"},{"family":"Schweiger","given":"Anna K."},{"family":"Townsend","given":"Philip A."}],"issued":{"date-parts":[["2017"]]}}},{"id":450,"uris":["http://zotero.org/users/local/8RirLiuI/items/ZP77WNXN"],"uri":["http://zotero.org/users/local/8RirLiuI/items/ZP77WNXN"],"itemData":{"id":450,"type":"article-journal","container-title":"Methods in Ecology and Evolution","DOI":"10.1111/2041-210X.12642","ISSN":"2041210X","issue":"1","journalAbbreviation":"Methods Ecol Evol","language":"en","page":"86-95","source":"DOI.org (Crossref)","title":"How to predict plant functional types using imaging spectroscopy: linking vegetation community traits, plant functional types and spectral response","title-short":"How to predict plant functional types using imaging spectroscopy","volume":"8","author":[{"family":"Schweiger","given":"Anna K."},{"family":"Schütz","given":"Martin"},{"family":"Risch","given":"Anita C."},{"family":"Kneubühler","given":"Mathias"},{"family":"Haller","given":"Rudolf"},{"family":"Schaepman","given":"Michael E."}],"editor":[{"family":"Chisholm","given":"Ryan"}],"issued":{"date-parts":[["2017",1]]}}},{"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I."}],"issued":{"date-parts":[["2018",3]]}}},{"id":493,"uris":["http://zotero.org/users/local/8RirLiuI/items/TKJ9LPCV"],"uri":["http://zotero.org/users/local/8RirLiuI/items/TKJ9LPCV"],"itemData":{"id":493,"type":"article-journal","abstract":"Biodiversity is essential to healthy ecosystem function, influencing productivity and resilience to disturbance. Biodiversity loss endangers essential ecosystem services and risks unacceptable environmental consequences. Global biodiversity observations are needed to provide a better understanding of the distribution of biodiversity, to better identify high priority areas for conservation and to help maintain essential ecosystem goods and services. Traditional in situ biodiversity monitoring is limited in time and space and is usually a costly and time-consuming enterprise. Remote sensing can provide data over a large area in a consistent, objective manner and has been used to detect plant biodiversity in a range of ecosystems, typically based on relating spectral properties to the distribution of habitat, species or functional groups. Recent years have witnessed the emergence of methods using imaging spectroscopy to assess biodiversity via plant traits or spectral information content. However, questions regarding the complex drivers of plant optical properties and the scale dependence of spectral diversity – biodiversity relationship confound diversity monitoring using remote sensing and must first be better understood before these methods can be operationally applied. To address some of these topics, we (1) review the history of remote sensing approaches in biodiversity estimation, summarizing the pros and cons of different methods, (2) illustrate successes and major gaps of remote sensing of biodiversity, and (3) identify promising future directions. We focus on emerging methods using spectral diversity (optical diversity) as a proxy for terrestrial plant diversity that offer to revolutionize the study of diversity in its different dimensions (phylogenetic, taxonomic, and functional diversity) from remote sensing. We also discuss remaining knowledge gaps and ways spectral diversity might be effectively integrated into a global biodiversity monitoring system, bridging a gap between ecology and remote sensing.","container-title":"Remote Sensing of Environment","DOI":"10.1016/j.rse.2019.111218","ISSN":"0034-4257","journalAbbreviation":"Remote Sensing of Environment","language":"en","page":"111218","source":"ScienceDirect","title":"Remote sensing of terrestrial plant biodiversity","volume":"231","author":[{"family":"Wang","given":"Ran"},{"family":"Gamon","given":"John A."}],"issued":{"date-parts":[["2019",9,15]]}}}],"schema":"https://github.com/citation-style-language/schema/raw/master/csl-citation.json"} </w:instrText>
      </w:r>
      <w:r w:rsidR="008163B9" w:rsidRPr="00593F5D">
        <w:rPr>
          <w:rFonts w:ascii="Helvetica" w:hAnsi="Helvetica"/>
          <w:lang w:val="en-US"/>
        </w:rPr>
        <w:fldChar w:fldCharType="separate"/>
      </w:r>
      <w:r w:rsidR="00CF3CF2" w:rsidRPr="00CF3CF2">
        <w:rPr>
          <w:rFonts w:ascii="Helvetica" w:hAnsi="Helvetica"/>
          <w:lang w:val="en-GB"/>
        </w:rPr>
        <w:t>(Cavender‐Bares et al., 2017; Schweiger et al., 2017, 2018; Wang, Gamon, Cavender-Bares, et al., 2018a; Wang and Gamon, 2019)</w:t>
      </w:r>
      <w:r w:rsidR="008163B9" w:rsidRPr="00593F5D">
        <w:rPr>
          <w:rFonts w:ascii="Helvetica" w:hAnsi="Helvetica"/>
          <w:lang w:val="en-US"/>
        </w:rPr>
        <w:fldChar w:fldCharType="end"/>
      </w:r>
      <w:r w:rsidRPr="0020397E">
        <w:rPr>
          <w:rFonts w:ascii="Helvetica" w:hAnsi="Helvetica"/>
          <w:lang w:val="en-US"/>
        </w:rPr>
        <w:t xml:space="preserve">. </w:t>
      </w:r>
      <w:r w:rsidR="0065221E" w:rsidRPr="0065221E">
        <w:rPr>
          <w:rFonts w:ascii="Helvetica" w:hAnsi="Helvetica"/>
          <w:lang w:val="en-US"/>
        </w:rPr>
        <w:t xml:space="preserve">Given the compositional difference between </w:t>
      </w:r>
      <w:r w:rsidR="0065221E" w:rsidRPr="0065221E">
        <w:rPr>
          <w:rFonts w:ascii="Helvetica" w:hAnsi="Helvetica"/>
          <w:lang w:val="en-US"/>
        </w:rPr>
        <w:lastRenderedPageBreak/>
        <w:t>communities, this should translate int</w:t>
      </w:r>
      <w:r w:rsidR="0065221E">
        <w:rPr>
          <w:rFonts w:ascii="Helvetica" w:hAnsi="Helvetica"/>
          <w:lang w:val="en-US"/>
        </w:rPr>
        <w:t xml:space="preserve">o observable differences in spectral signatures. </w:t>
      </w:r>
    </w:p>
    <w:p w14:paraId="1E5D0DE6" w14:textId="611FB769" w:rsidR="008163B9" w:rsidRPr="00593F5D" w:rsidRDefault="008163B9" w:rsidP="00FF19D7">
      <w:pPr>
        <w:pStyle w:val="NormalWeb"/>
        <w:numPr>
          <w:ilvl w:val="0"/>
          <w:numId w:val="3"/>
        </w:numPr>
        <w:spacing w:line="360" w:lineRule="auto"/>
        <w:jc w:val="both"/>
        <w:rPr>
          <w:rFonts w:ascii="Helvetica" w:hAnsi="Helvetica"/>
          <w:lang w:val="en-US"/>
        </w:rPr>
      </w:pPr>
      <w:r w:rsidRPr="00593F5D">
        <w:rPr>
          <w:rFonts w:ascii="Helvetica" w:hAnsi="Helvetica"/>
          <w:lang w:val="en-US"/>
        </w:rPr>
        <w:t xml:space="preserve">If community specific signatures are detected, these should also be observable at remotely sensed scales. The previously cited papers focused on </w:t>
      </w:r>
      <w:r w:rsidR="00432266" w:rsidRPr="00593F5D">
        <w:rPr>
          <w:rFonts w:ascii="Helvetica" w:hAnsi="Helvetica"/>
          <w:lang w:val="en-US"/>
        </w:rPr>
        <w:t>similar biomes (grassland</w:t>
      </w:r>
      <w:r w:rsidR="003D7200">
        <w:rPr>
          <w:rFonts w:ascii="Helvetica" w:hAnsi="Helvetica"/>
          <w:lang w:val="en-US"/>
        </w:rPr>
        <w:t>s</w:t>
      </w:r>
      <w:r w:rsidR="00432266" w:rsidRPr="00593F5D">
        <w:rPr>
          <w:rFonts w:ascii="Helvetica" w:hAnsi="Helvetica"/>
          <w:lang w:val="en-US"/>
        </w:rPr>
        <w:t>/</w:t>
      </w:r>
      <w:r w:rsidR="003D7200" w:rsidRPr="00593F5D">
        <w:rPr>
          <w:rFonts w:ascii="Helvetica" w:hAnsi="Helvetica"/>
          <w:lang w:val="en-US"/>
        </w:rPr>
        <w:t>prairies</w:t>
      </w:r>
      <w:r w:rsidR="00432266" w:rsidRPr="00593F5D">
        <w:rPr>
          <w:rFonts w:ascii="Helvetica" w:hAnsi="Helvetica"/>
          <w:lang w:val="en-US"/>
        </w:rPr>
        <w:t xml:space="preserve">) and had </w:t>
      </w:r>
      <w:r w:rsidR="003D7200">
        <w:rPr>
          <w:rFonts w:ascii="Helvetica" w:hAnsi="Helvetica"/>
          <w:lang w:val="en-US"/>
        </w:rPr>
        <w:t>similar</w:t>
      </w:r>
      <w:r w:rsidR="00432266" w:rsidRPr="00593F5D">
        <w:rPr>
          <w:rFonts w:ascii="Helvetica" w:hAnsi="Helvetica"/>
          <w:lang w:val="en-US"/>
        </w:rPr>
        <w:t xml:space="preserve"> remote sensing resolutions. </w:t>
      </w:r>
    </w:p>
    <w:p w14:paraId="6D2C2585" w14:textId="731FFFFF" w:rsidR="008163B9" w:rsidRDefault="003D7200" w:rsidP="00FF19D7">
      <w:pPr>
        <w:pStyle w:val="NormalWeb"/>
        <w:numPr>
          <w:ilvl w:val="0"/>
          <w:numId w:val="3"/>
        </w:numPr>
        <w:spacing w:line="360" w:lineRule="auto"/>
        <w:jc w:val="both"/>
        <w:rPr>
          <w:rFonts w:ascii="Helvetica" w:hAnsi="Helvetica"/>
          <w:lang w:val="en-US"/>
        </w:rPr>
      </w:pPr>
      <w:r>
        <w:rPr>
          <w:rFonts w:ascii="Helvetica" w:hAnsi="Helvetica"/>
          <w:lang w:val="en-US"/>
        </w:rPr>
        <w:t>I predict t</w:t>
      </w:r>
      <w:r w:rsidR="008163B9" w:rsidRPr="00593F5D">
        <w:rPr>
          <w:rFonts w:ascii="Helvetica" w:hAnsi="Helvetica"/>
          <w:lang w:val="en-US"/>
        </w:rPr>
        <w:t>here will be more variation in hyperspectral signatures among, rather than within, vegetation communities</w:t>
      </w:r>
      <w:r w:rsidR="00A8745B" w:rsidRPr="00593F5D">
        <w:rPr>
          <w:rFonts w:ascii="Helvetica" w:hAnsi="Helvetica"/>
          <w:lang w:val="en-US"/>
        </w:rPr>
        <w:t>. The divergence in vegetation chemical and morphological structure is expected to be greater between communities</w:t>
      </w:r>
      <w:r w:rsidR="00593F5D" w:rsidRPr="00593F5D">
        <w:rPr>
          <w:rFonts w:ascii="Helvetica" w:hAnsi="Helvetica"/>
          <w:lang w:val="en-US"/>
        </w:rPr>
        <w:t xml:space="preserve"> with dissimilar species</w:t>
      </w:r>
      <w:r w:rsidR="00A8745B" w:rsidRPr="00593F5D">
        <w:rPr>
          <w:rFonts w:ascii="Helvetica" w:hAnsi="Helvetica"/>
          <w:lang w:val="en-US"/>
        </w:rPr>
        <w:t xml:space="preserve">, resulting in greater </w:t>
      </w:r>
      <w:r w:rsidR="00593F5D" w:rsidRPr="00593F5D">
        <w:rPr>
          <w:rFonts w:ascii="Helvetica" w:hAnsi="Helvetica"/>
          <w:lang w:val="en-US"/>
        </w:rPr>
        <w:t>variance between observed spectral signatures</w:t>
      </w:r>
    </w:p>
    <w:p w14:paraId="22962806" w14:textId="77777777" w:rsidR="0071218E" w:rsidRPr="00593F5D" w:rsidRDefault="0071218E" w:rsidP="00FF19D7">
      <w:pPr>
        <w:pStyle w:val="NormalWeb"/>
        <w:spacing w:line="360" w:lineRule="auto"/>
        <w:ind w:left="720"/>
        <w:jc w:val="both"/>
        <w:rPr>
          <w:rFonts w:ascii="Helvetica" w:hAnsi="Helvetica"/>
          <w:lang w:val="en-US"/>
        </w:rPr>
      </w:pPr>
    </w:p>
    <w:p w14:paraId="326F60C8" w14:textId="3BBC8FE4" w:rsidR="00593F5D" w:rsidRPr="006C7F86" w:rsidRDefault="00593F5D" w:rsidP="00FF19D7">
      <w:pPr>
        <w:pStyle w:val="NormalWeb"/>
        <w:numPr>
          <w:ilvl w:val="0"/>
          <w:numId w:val="2"/>
        </w:numPr>
        <w:spacing w:line="360" w:lineRule="auto"/>
        <w:jc w:val="both"/>
        <w:rPr>
          <w:rFonts w:ascii="Helvetica" w:hAnsi="Helvetica"/>
          <w:b/>
          <w:bCs/>
          <w:lang w:val="en-US"/>
        </w:rPr>
      </w:pPr>
      <w:r w:rsidRPr="0071218E">
        <w:rPr>
          <w:rFonts w:ascii="Helvetica" w:eastAsiaTheme="minorHAnsi" w:hAnsi="Helvetica" w:cstheme="minorHAnsi"/>
          <w:b/>
          <w:bCs/>
          <w:lang w:val="en-GB"/>
        </w:rPr>
        <w:t>How</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do hyperspectral signatures relate to</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specie</w:t>
      </w:r>
      <w:r w:rsidR="003E3F09">
        <w:rPr>
          <w:rFonts w:ascii="Helvetica" w:eastAsiaTheme="minorHAnsi" w:hAnsi="Helvetica" w:cstheme="minorHAnsi"/>
          <w:b/>
          <w:bCs/>
          <w:lang w:val="en-GB"/>
        </w:rPr>
        <w:t xml:space="preserve">s </w:t>
      </w:r>
      <w:r w:rsidRPr="0071218E">
        <w:rPr>
          <w:rFonts w:ascii="Helvetica" w:eastAsiaTheme="minorHAnsi" w:hAnsi="Helvetica" w:cstheme="minorHAnsi"/>
          <w:b/>
          <w:bCs/>
          <w:lang w:val="en-GB"/>
        </w:rPr>
        <w:t>richness/evenness,</w:t>
      </w:r>
      <w:r w:rsidR="003E3F09">
        <w:rPr>
          <w:rFonts w:ascii="Helvetica" w:eastAsiaTheme="minorHAnsi" w:hAnsi="Helvetica" w:cstheme="minorHAnsi"/>
          <w:b/>
          <w:bCs/>
          <w:lang w:val="en-GB"/>
        </w:rPr>
        <w:t xml:space="preserve"> </w:t>
      </w:r>
      <w:r w:rsidRPr="0071218E">
        <w:rPr>
          <w:rFonts w:ascii="Helvetica" w:eastAsiaTheme="minorHAnsi" w:hAnsi="Helvetica" w:cstheme="minorHAnsi"/>
          <w:b/>
          <w:bCs/>
          <w:lang w:val="en-GB"/>
        </w:rPr>
        <w:t>canopy cover, and percent bare ground?</w:t>
      </w:r>
    </w:p>
    <w:p w14:paraId="15E487FD" w14:textId="5B305B65" w:rsidR="006C7F86" w:rsidRDefault="006C7F86" w:rsidP="00FF19D7">
      <w:pPr>
        <w:pStyle w:val="NormalWeb"/>
        <w:spacing w:line="360" w:lineRule="auto"/>
        <w:jc w:val="both"/>
        <w:rPr>
          <w:rFonts w:ascii="Helvetica" w:hAnsi="Helvetica"/>
          <w:lang w:val="en-US"/>
        </w:rPr>
      </w:pPr>
      <w:r w:rsidRPr="00593F5D">
        <w:rPr>
          <w:rFonts w:ascii="Helvetica" w:hAnsi="Helvetica"/>
          <w:lang w:val="en-US"/>
        </w:rPr>
        <w:t>H</w:t>
      </w:r>
      <w:r>
        <w:rPr>
          <w:rFonts w:ascii="Helvetica" w:hAnsi="Helvetica"/>
          <w:vertAlign w:val="subscript"/>
          <w:lang w:val="en-US"/>
        </w:rPr>
        <w:t>1</w:t>
      </w:r>
      <w:r>
        <w:rPr>
          <w:rFonts w:ascii="Helvetica" w:hAnsi="Helvetica"/>
          <w:lang w:val="en-US"/>
        </w:rPr>
        <w:t xml:space="preserve">: </w:t>
      </w:r>
      <w:r>
        <w:rPr>
          <w:rFonts w:ascii="Helvetica" w:eastAsiaTheme="minorHAnsi" w:hAnsi="Helvetica" w:cstheme="minorHAnsi"/>
          <w:lang w:val="en-US"/>
        </w:rPr>
        <w:t xml:space="preserve">There is a significant positive relationship between 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w:t>
      </w:r>
      <w:r>
        <w:rPr>
          <w:rFonts w:ascii="Helvetica" w:eastAsiaTheme="minorHAnsi" w:hAnsi="Helvetica" w:cstheme="minorHAnsi"/>
          <w:lang w:val="en-GB"/>
        </w:rPr>
        <w:t xml:space="preserve">, </w:t>
      </w:r>
      <w:r w:rsidRPr="00593F5D">
        <w:rPr>
          <w:rFonts w:ascii="Helvetica" w:eastAsiaTheme="minorHAnsi" w:hAnsi="Helvetica" w:cstheme="minorHAnsi"/>
          <w:lang w:val="en-GB"/>
        </w:rPr>
        <w:t>canopy cover, and percent bare ground</w:t>
      </w:r>
      <w:r>
        <w:rPr>
          <w:rFonts w:ascii="Helvetica" w:eastAsiaTheme="minorHAnsi" w:hAnsi="Helvetica" w:cstheme="minorHAnsi"/>
          <w:lang w:val="en-GB"/>
        </w:rPr>
        <w:t>.</w:t>
      </w:r>
    </w:p>
    <w:p w14:paraId="1E0F0461" w14:textId="426E2093" w:rsidR="00593F5D" w:rsidRDefault="00593F5D" w:rsidP="00FF19D7">
      <w:pPr>
        <w:pStyle w:val="NormalWeb"/>
        <w:spacing w:line="360" w:lineRule="auto"/>
        <w:jc w:val="both"/>
        <w:rPr>
          <w:rFonts w:ascii="Helvetica" w:eastAsiaTheme="minorHAnsi" w:hAnsi="Helvetica" w:cstheme="minorHAnsi"/>
          <w:lang w:val="en-GB"/>
        </w:rPr>
      </w:pPr>
      <w:r w:rsidRPr="00593F5D">
        <w:rPr>
          <w:rFonts w:ascii="Helvetica" w:hAnsi="Helvetica"/>
          <w:lang w:val="en-US"/>
        </w:rPr>
        <w:t>H</w:t>
      </w:r>
      <w:r w:rsidRPr="00593F5D">
        <w:rPr>
          <w:rFonts w:ascii="Helvetica" w:hAnsi="Helvetica"/>
          <w:vertAlign w:val="subscript"/>
          <w:lang w:val="en-US"/>
        </w:rPr>
        <w:t>O</w:t>
      </w:r>
      <w:r w:rsidRPr="00593F5D">
        <w:rPr>
          <w:rFonts w:ascii="Helvetica" w:hAnsi="Helvetica"/>
          <w:lang w:val="en-US"/>
        </w:rPr>
        <w:t>:</w:t>
      </w:r>
      <w:r>
        <w:rPr>
          <w:rFonts w:ascii="Helvetica" w:hAnsi="Helvetica"/>
          <w:lang w:val="en-US"/>
        </w:rPr>
        <w:t xml:space="preserve"> </w:t>
      </w:r>
      <w:r>
        <w:rPr>
          <w:rFonts w:ascii="Helvetica" w:eastAsiaTheme="minorHAnsi" w:hAnsi="Helvetica" w:cstheme="minorHAnsi"/>
          <w:lang w:val="en-US"/>
        </w:rPr>
        <w:t xml:space="preserve">There is no significant relationship between </w:t>
      </w:r>
      <w:r w:rsidR="0065221E">
        <w:rPr>
          <w:rFonts w:ascii="Helvetica" w:eastAsiaTheme="minorHAnsi" w:hAnsi="Helvetica" w:cstheme="minorHAnsi"/>
          <w:lang w:val="en-US"/>
        </w:rPr>
        <w:t xml:space="preserve">hyperspectral signatures and </w:t>
      </w:r>
      <w:r w:rsidRPr="00593F5D">
        <w:rPr>
          <w:rFonts w:ascii="Helvetica" w:eastAsiaTheme="minorHAnsi" w:hAnsi="Helvetica" w:cstheme="minorHAnsi"/>
          <w:lang w:val="en-GB"/>
        </w:rPr>
        <w:t>species richness</w:t>
      </w:r>
      <w:r>
        <w:rPr>
          <w:rFonts w:ascii="Helvetica" w:eastAsiaTheme="minorHAnsi" w:hAnsi="Helvetica" w:cstheme="minorHAnsi"/>
          <w:lang w:val="en-GB"/>
        </w:rPr>
        <w:t>/</w:t>
      </w:r>
      <w:r w:rsidRPr="00593F5D">
        <w:rPr>
          <w:rFonts w:ascii="Helvetica" w:eastAsiaTheme="minorHAnsi" w:hAnsi="Helvetica" w:cstheme="minorHAnsi"/>
          <w:lang w:val="en-GB"/>
        </w:rPr>
        <w:t>evenness, canopy cover, and percent bare ground</w:t>
      </w:r>
      <w:r>
        <w:rPr>
          <w:rFonts w:ascii="Helvetica" w:eastAsiaTheme="minorHAnsi" w:hAnsi="Helvetica" w:cstheme="minorHAnsi"/>
          <w:lang w:val="en-GB"/>
        </w:rPr>
        <w:t>.</w:t>
      </w:r>
    </w:p>
    <w:p w14:paraId="37B41211" w14:textId="5271F33E" w:rsidR="0065221E" w:rsidRDefault="0065221E" w:rsidP="00FF19D7">
      <w:pPr>
        <w:pStyle w:val="NormalWeb"/>
        <w:spacing w:line="360" w:lineRule="auto"/>
        <w:jc w:val="both"/>
        <w:rPr>
          <w:rFonts w:ascii="Helvetica" w:eastAsiaTheme="minorHAnsi" w:hAnsi="Helvetica" w:cstheme="minorHAnsi"/>
          <w:lang w:val="en-GB"/>
        </w:rPr>
      </w:pPr>
      <w:r w:rsidRPr="006C7F86">
        <w:rPr>
          <w:rFonts w:ascii="Helvetica" w:eastAsiaTheme="minorHAnsi" w:hAnsi="Helvetica" w:cstheme="minorHAnsi"/>
          <w:i/>
          <w:iCs/>
          <w:lang w:val="en-GB"/>
        </w:rPr>
        <w:t>Predictions</w:t>
      </w:r>
      <w:r>
        <w:rPr>
          <w:rFonts w:ascii="Helvetica" w:eastAsiaTheme="minorHAnsi" w:hAnsi="Helvetica" w:cstheme="minorHAnsi"/>
          <w:lang w:val="en-GB"/>
        </w:rPr>
        <w:t xml:space="preserve">: </w:t>
      </w:r>
    </w:p>
    <w:p w14:paraId="4099A962" w14:textId="245BB10E"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There should exist at least a correlational relationship between</w:t>
      </w:r>
      <w:r>
        <w:rPr>
          <w:rFonts w:ascii="Helvetica" w:eastAsiaTheme="minorHAnsi" w:hAnsi="Helvetica" w:cstheme="minorHAnsi"/>
          <w:lang w:val="en-GB"/>
        </w:rPr>
        <w:t xml:space="preserve"> </w:t>
      </w:r>
      <w:r w:rsidRPr="0071218E">
        <w:rPr>
          <w:rFonts w:ascii="Helvetica" w:eastAsiaTheme="minorHAnsi" w:hAnsi="Helvetica" w:cstheme="minorHAnsi"/>
          <w:lang w:val="en-GB"/>
        </w:rPr>
        <w:t>biodiversity</w:t>
      </w:r>
      <w:r>
        <w:rPr>
          <w:rFonts w:ascii="Helvetica" w:eastAsiaTheme="minorHAnsi" w:hAnsi="Helvetica" w:cstheme="minorHAnsi"/>
          <w:lang w:val="en-GB"/>
        </w:rPr>
        <w:t xml:space="preserve"> and the variance in </w:t>
      </w:r>
      <w:r w:rsidRPr="0071218E">
        <w:rPr>
          <w:rFonts w:ascii="Helvetica" w:eastAsiaTheme="minorHAnsi" w:hAnsi="Helvetica" w:cstheme="minorHAnsi"/>
          <w:lang w:val="en-GB"/>
        </w:rPr>
        <w:t>spectral signatures. At increased observations scales, canopy cover and especially bare ground visibility will begin to have a significant impact on observed spectral diversity and the subsequent biodiversity predictions (</w:t>
      </w:r>
      <w:proofErr w:type="spellStart"/>
      <w:r w:rsidRPr="0071218E">
        <w:rPr>
          <w:rFonts w:ascii="Helvetica" w:eastAsiaTheme="minorHAnsi" w:hAnsi="Helvetica" w:cstheme="minorHAnsi"/>
          <w:lang w:val="en-GB"/>
        </w:rPr>
        <w:t>Ollinger</w:t>
      </w:r>
      <w:proofErr w:type="spellEnd"/>
      <w:r w:rsidRPr="0071218E">
        <w:rPr>
          <w:rFonts w:ascii="Helvetica" w:eastAsiaTheme="minorHAnsi" w:hAnsi="Helvetica" w:cstheme="minorHAnsi"/>
          <w:lang w:val="en-GB"/>
        </w:rPr>
        <w:t>, 2011</w:t>
      </w:r>
      <w:r w:rsidR="000E2ADD">
        <w:rPr>
          <w:rFonts w:ascii="Helvetica" w:eastAsiaTheme="minorHAnsi" w:hAnsi="Helvetica" w:cstheme="minorHAnsi"/>
          <w:lang w:val="en-GB"/>
        </w:rPr>
        <w:t xml:space="preserve">; </w:t>
      </w:r>
      <w:proofErr w:type="spellStart"/>
      <w:r w:rsidRPr="0071218E">
        <w:rPr>
          <w:rFonts w:ascii="Helvetica" w:eastAsiaTheme="minorHAnsi" w:hAnsi="Helvetica" w:cstheme="minorHAnsi"/>
          <w:lang w:val="en-GB"/>
        </w:rPr>
        <w:t>Gholizadeh</w:t>
      </w:r>
      <w:proofErr w:type="spellEnd"/>
      <w:r w:rsidRPr="0071218E">
        <w:rPr>
          <w:rFonts w:ascii="Helvetica" w:eastAsiaTheme="minorHAnsi" w:hAnsi="Helvetica" w:cstheme="minorHAnsi"/>
          <w:lang w:val="en-GB"/>
        </w:rPr>
        <w:t xml:space="preserve"> et al., 2018).</w:t>
      </w:r>
    </w:p>
    <w:p w14:paraId="6CA427CC" w14:textId="77777777" w:rsidR="00EB032A" w:rsidRPr="00EB032A" w:rsidRDefault="00EB032A" w:rsidP="00FF19D7">
      <w:pPr>
        <w:pStyle w:val="NormalWeb"/>
        <w:spacing w:line="360" w:lineRule="auto"/>
        <w:ind w:left="720"/>
        <w:jc w:val="both"/>
        <w:rPr>
          <w:rFonts w:ascii="Helvetica" w:eastAsiaTheme="minorHAnsi" w:hAnsi="Helvetica" w:cstheme="minorHAnsi"/>
          <w:lang w:val="en-GB"/>
        </w:rPr>
      </w:pPr>
    </w:p>
    <w:p w14:paraId="3B493038" w14:textId="6E7764FF" w:rsidR="006C7F86" w:rsidRPr="006C7F86" w:rsidRDefault="0071218E" w:rsidP="00FF19D7">
      <w:pPr>
        <w:pStyle w:val="NormalWeb"/>
        <w:numPr>
          <w:ilvl w:val="0"/>
          <w:numId w:val="2"/>
        </w:numPr>
        <w:spacing w:line="360" w:lineRule="auto"/>
        <w:ind w:left="360"/>
        <w:jc w:val="both"/>
        <w:rPr>
          <w:rFonts w:ascii="Helvetica" w:eastAsiaTheme="minorHAnsi" w:hAnsi="Helvetica" w:cstheme="minorHAnsi"/>
          <w:b/>
          <w:bCs/>
          <w:lang w:val="en-US"/>
        </w:rPr>
      </w:pPr>
      <w:r w:rsidRPr="007E657D">
        <w:rPr>
          <w:rFonts w:ascii="Helvetica" w:eastAsiaTheme="minorHAnsi" w:hAnsi="Helvetica" w:cstheme="minorHAnsi"/>
          <w:b/>
          <w:bCs/>
          <w:lang w:val="en-GB"/>
        </w:rPr>
        <w:t>At what scale/resolution (</w:t>
      </w:r>
      <w:r w:rsidR="006C7F86">
        <w:rPr>
          <w:rFonts w:ascii="Helvetica" w:eastAsiaTheme="minorHAnsi" w:hAnsi="Helvetica" w:cstheme="minorHAnsi"/>
          <w:b/>
          <w:bCs/>
          <w:lang w:val="en-GB"/>
        </w:rPr>
        <w:t xml:space="preserve">plot, </w:t>
      </w:r>
      <w:r w:rsidRPr="007E657D">
        <w:rPr>
          <w:rFonts w:ascii="Helvetica" w:eastAsiaTheme="minorHAnsi" w:hAnsi="Helvetica" w:cstheme="minorHAnsi"/>
          <w:b/>
          <w:bCs/>
          <w:lang w:val="en-GB"/>
        </w:rPr>
        <w:t xml:space="preserve">drone, plane) can </w:t>
      </w:r>
      <w:r w:rsidR="006C7F86">
        <w:rPr>
          <w:rFonts w:ascii="Helvetica" w:eastAsiaTheme="minorHAnsi" w:hAnsi="Helvetica" w:cstheme="minorHAnsi"/>
          <w:b/>
          <w:bCs/>
          <w:lang w:val="en-GB"/>
        </w:rPr>
        <w:t xml:space="preserve">hyperspectral </w:t>
      </w:r>
      <w:r w:rsidRPr="007E657D">
        <w:rPr>
          <w:rFonts w:ascii="Helvetica" w:eastAsiaTheme="minorHAnsi" w:hAnsi="Helvetica" w:cstheme="minorHAnsi"/>
          <w:b/>
          <w:bCs/>
          <w:lang w:val="en-GB"/>
        </w:rPr>
        <w:t xml:space="preserve">data be applied before </w:t>
      </w:r>
      <w:r w:rsidR="006C7F86">
        <w:rPr>
          <w:rFonts w:ascii="Helvetica" w:eastAsiaTheme="minorHAnsi" w:hAnsi="Helvetica" w:cstheme="minorHAnsi"/>
          <w:b/>
          <w:bCs/>
          <w:lang w:val="en-GB"/>
        </w:rPr>
        <w:t xml:space="preserve">significant </w:t>
      </w:r>
      <w:r w:rsidR="00FE47A2">
        <w:rPr>
          <w:rFonts w:ascii="Helvetica" w:eastAsiaTheme="minorHAnsi" w:hAnsi="Helvetica" w:cstheme="minorHAnsi"/>
          <w:b/>
          <w:bCs/>
          <w:lang w:val="en-GB"/>
        </w:rPr>
        <w:t>biodiversity</w:t>
      </w:r>
      <w:r w:rsidRPr="007E657D">
        <w:rPr>
          <w:rFonts w:ascii="Helvetica" w:eastAsiaTheme="minorHAnsi" w:hAnsi="Helvetica" w:cstheme="minorHAnsi"/>
          <w:b/>
          <w:bCs/>
          <w:lang w:val="en-GB"/>
        </w:rPr>
        <w:t xml:space="preserve"> relationships can no longer be observed? </w:t>
      </w:r>
    </w:p>
    <w:p w14:paraId="4C5A6940" w14:textId="3454ACAE" w:rsidR="0071218E" w:rsidRPr="007E657D" w:rsidRDefault="0071218E" w:rsidP="00FF19D7">
      <w:pPr>
        <w:pStyle w:val="NormalWeb"/>
        <w:spacing w:line="360" w:lineRule="auto"/>
        <w:jc w:val="both"/>
        <w:rPr>
          <w:rFonts w:ascii="Helvetica" w:eastAsiaTheme="minorHAnsi" w:hAnsi="Helvetica" w:cstheme="minorHAnsi"/>
          <w:b/>
          <w:bCs/>
          <w:lang w:val="en-US"/>
        </w:rPr>
      </w:pPr>
      <w:r w:rsidRPr="006C7F86">
        <w:rPr>
          <w:rFonts w:ascii="Helvetica" w:eastAsiaTheme="minorHAnsi" w:hAnsi="Helvetica" w:cstheme="minorHAnsi"/>
          <w:i/>
          <w:iCs/>
          <w:u w:val="single"/>
          <w:lang w:val="en-US"/>
        </w:rPr>
        <w:lastRenderedPageBreak/>
        <w:t>Predictions</w:t>
      </w:r>
      <w:r w:rsidRPr="007E657D">
        <w:rPr>
          <w:rFonts w:ascii="Helvetica" w:eastAsiaTheme="minorHAnsi" w:hAnsi="Helvetica" w:cstheme="minorHAnsi"/>
          <w:lang w:val="en-US"/>
        </w:rPr>
        <w:t xml:space="preserve">: </w:t>
      </w:r>
    </w:p>
    <w:p w14:paraId="5BABDA42" w14:textId="7097A269" w:rsidR="0071218E" w:rsidRDefault="0071218E" w:rsidP="00FF19D7">
      <w:pPr>
        <w:pStyle w:val="NormalWeb"/>
        <w:numPr>
          <w:ilvl w:val="0"/>
          <w:numId w:val="5"/>
        </w:numPr>
        <w:spacing w:line="360" w:lineRule="auto"/>
        <w:jc w:val="both"/>
        <w:rPr>
          <w:rFonts w:ascii="Helvetica" w:eastAsiaTheme="minorHAnsi" w:hAnsi="Helvetica" w:cstheme="minorHAnsi"/>
          <w:lang w:val="en-GB"/>
        </w:rPr>
      </w:pPr>
      <w:r w:rsidRPr="0071218E">
        <w:rPr>
          <w:rFonts w:ascii="Helvetica" w:eastAsiaTheme="minorHAnsi" w:hAnsi="Helvetica" w:cstheme="minorHAnsi"/>
          <w:lang w:val="en-GB"/>
        </w:rPr>
        <w:t>This depends on the</w:t>
      </w:r>
      <w:r>
        <w:rPr>
          <w:rFonts w:ascii="Helvetica" w:eastAsiaTheme="minorHAnsi" w:hAnsi="Helvetica" w:cstheme="minorHAnsi"/>
          <w:lang w:val="en-GB"/>
        </w:rPr>
        <w:t xml:space="preserve"> positively predicted</w:t>
      </w:r>
      <w:r w:rsidRPr="0071218E">
        <w:rPr>
          <w:rFonts w:ascii="Helvetica" w:eastAsiaTheme="minorHAnsi" w:hAnsi="Helvetica" w:cstheme="minorHAnsi"/>
          <w:lang w:val="en-GB"/>
        </w:rPr>
        <w:t xml:space="preserve"> effect</w:t>
      </w:r>
      <w:r w:rsidR="0020397E">
        <w:rPr>
          <w:rFonts w:ascii="Helvetica" w:eastAsiaTheme="minorHAnsi" w:hAnsi="Helvetica" w:cstheme="minorHAnsi"/>
          <w:lang w:val="en-GB"/>
        </w:rPr>
        <w:t>-</w:t>
      </w:r>
      <w:r w:rsidRPr="0071218E">
        <w:rPr>
          <w:rFonts w:ascii="Helvetica" w:eastAsiaTheme="minorHAnsi" w:hAnsi="Helvetica" w:cstheme="minorHAnsi"/>
          <w:lang w:val="en-GB"/>
        </w:rPr>
        <w:t>size of the relationship between spectral signature and biodiversity. If sufficiently large, even considering diminished resolution and the inclusion of increased environmental variation, the relationship could hold true.</w:t>
      </w:r>
    </w:p>
    <w:p w14:paraId="043E862B" w14:textId="77777777" w:rsidR="00EB032A" w:rsidRDefault="00EB032A" w:rsidP="00FF19D7">
      <w:pPr>
        <w:pStyle w:val="NormalWeb"/>
        <w:spacing w:line="360" w:lineRule="auto"/>
        <w:ind w:left="720"/>
        <w:jc w:val="both"/>
        <w:rPr>
          <w:rFonts w:ascii="Helvetica" w:eastAsiaTheme="minorHAnsi" w:hAnsi="Helvetica" w:cstheme="minorHAnsi"/>
          <w:lang w:val="en-GB"/>
        </w:rPr>
      </w:pPr>
    </w:p>
    <w:p w14:paraId="01F2A65F" w14:textId="77777777" w:rsidR="0071218E" w:rsidRDefault="0071218E" w:rsidP="00FF19D7">
      <w:pPr>
        <w:pStyle w:val="NormalWeb"/>
        <w:numPr>
          <w:ilvl w:val="0"/>
          <w:numId w:val="2"/>
        </w:numPr>
        <w:spacing w:line="360" w:lineRule="auto"/>
        <w:jc w:val="both"/>
        <w:rPr>
          <w:rFonts w:ascii="Helvetica" w:eastAsiaTheme="minorHAnsi" w:hAnsi="Helvetica" w:cstheme="minorHAnsi"/>
          <w:b/>
          <w:bCs/>
          <w:lang w:val="en-GB"/>
        </w:rPr>
      </w:pPr>
      <w:r w:rsidRPr="0071218E">
        <w:rPr>
          <w:rFonts w:ascii="Helvetica" w:eastAsiaTheme="minorHAnsi" w:hAnsi="Helvetica" w:cstheme="minorHAnsi"/>
          <w:b/>
          <w:bCs/>
          <w:lang w:val="en-GB"/>
        </w:rPr>
        <w:t>Can spectral diversity be scaled beyond individual vegetation communities? Can local or regional mappings be produced of e.g. richness?</w:t>
      </w:r>
    </w:p>
    <w:p w14:paraId="328AB7BF" w14:textId="50FA06FB" w:rsidR="0071218E" w:rsidRPr="0071218E" w:rsidRDefault="0071218E" w:rsidP="00FF19D7">
      <w:pPr>
        <w:pStyle w:val="NormalWeb"/>
        <w:spacing w:line="360" w:lineRule="auto"/>
        <w:ind w:left="360"/>
        <w:jc w:val="both"/>
        <w:rPr>
          <w:rFonts w:ascii="Helvetica" w:eastAsiaTheme="minorHAnsi" w:hAnsi="Helvetica" w:cstheme="minorHAnsi"/>
          <w:b/>
          <w:bCs/>
          <w:lang w:val="en-GB"/>
        </w:rPr>
      </w:pPr>
      <w:r w:rsidRPr="0071218E">
        <w:rPr>
          <w:rFonts w:ascii="Helvetica" w:eastAsiaTheme="minorHAnsi" w:hAnsi="Helvetica" w:cstheme="minorHAnsi"/>
          <w:lang w:val="en-GB"/>
        </w:rPr>
        <w:t>If attempted</w:t>
      </w:r>
      <w:r w:rsidR="005977A9">
        <w:rPr>
          <w:rFonts w:ascii="Helvetica" w:eastAsiaTheme="minorHAnsi" w:hAnsi="Helvetica" w:cstheme="minorHAnsi"/>
          <w:lang w:val="en-GB"/>
        </w:rPr>
        <w:t>,</w:t>
      </w:r>
      <w:r w:rsidRPr="0071218E">
        <w:rPr>
          <w:rFonts w:ascii="Helvetica" w:eastAsiaTheme="minorHAnsi" w:hAnsi="Helvetica" w:cstheme="minorHAnsi"/>
          <w:lang w:val="en-GB"/>
        </w:rPr>
        <w:t xml:space="preserve"> the produced map will be more a test of feasibility and exploratory exercise. As much of the vegetative variation isn’t accounted for in the spectral diversity to biodiversity model and only 12 plots exist to validate the final output, a high variance between estimated and true biodiversity is to be expected. </w:t>
      </w:r>
    </w:p>
    <w:p w14:paraId="0948F434"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 xml:space="preserve">Methods </w:t>
      </w:r>
    </w:p>
    <w:p w14:paraId="4ECD187A" w14:textId="244B0A63" w:rsidR="00361AF2" w:rsidRDefault="00361AF2" w:rsidP="00FF19D7">
      <w:pPr>
        <w:spacing w:line="360" w:lineRule="auto"/>
        <w:jc w:val="both"/>
        <w:rPr>
          <w:rFonts w:ascii="Helvetica" w:hAnsi="Helvetica" w:cstheme="minorHAnsi"/>
          <w:lang w:val="en-GB"/>
        </w:rPr>
      </w:pPr>
    </w:p>
    <w:p w14:paraId="6DDA3F98" w14:textId="79472B3C" w:rsidR="0085218E" w:rsidRPr="0085218E" w:rsidRDefault="003E0A34" w:rsidP="00FF19D7">
      <w:pPr>
        <w:pStyle w:val="NormalWeb"/>
        <w:spacing w:line="360" w:lineRule="auto"/>
        <w:jc w:val="both"/>
        <w:rPr>
          <w:rFonts w:ascii="Helvetica" w:hAnsi="Helvetica"/>
          <w:lang w:val="en-US"/>
        </w:rPr>
      </w:pPr>
      <w:commentRangeStart w:id="11"/>
      <w:commentRangeEnd w:id="11"/>
      <w:r>
        <w:rPr>
          <w:rStyle w:val="CommentReference"/>
          <w:lang w:val="de-DE"/>
        </w:rPr>
        <w:commentReference w:id="11"/>
      </w:r>
    </w:p>
    <w:p w14:paraId="2D30D2E5" w14:textId="33700E42" w:rsidR="00361AF2" w:rsidRDefault="00346FAF" w:rsidP="00FF19D7">
      <w:pPr>
        <w:spacing w:line="360" w:lineRule="auto"/>
        <w:jc w:val="both"/>
        <w:rPr>
          <w:rFonts w:ascii="Helvetica" w:hAnsi="Helvetica" w:cstheme="minorHAnsi"/>
          <w:lang w:val="en-GB"/>
        </w:rPr>
      </w:pPr>
      <w:r>
        <w:rPr>
          <w:rFonts w:ascii="Helvetica" w:hAnsi="Helvetica" w:cstheme="minorHAnsi"/>
          <w:lang w:val="en-GB"/>
        </w:rPr>
        <w:t>Spatial variations in spectral reflectance are used to determine the</w:t>
      </w:r>
      <w:r w:rsidR="00361AF2" w:rsidRPr="0040037A">
        <w:rPr>
          <w:rFonts w:ascii="Helvetica" w:hAnsi="Helvetica" w:cstheme="minorHAnsi"/>
          <w:lang w:val="en-GB"/>
        </w:rPr>
        <w:t xml:space="preserve"> spectral signature of a vegetation community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{"citationID":"PPeclKEd","properties":{"formattedCitation":"(Rocchini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The coefficient of variation (CV) of spectral reflectance (equation 1), will be used as the spectral diversity metric for this study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{"citationID":"QetmdzRR","properties":{"formattedCitation":"(Wang,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noProof/>
          <w:lang w:val="en-GB"/>
        </w:rPr>
        <w:t>(Wang, Gamon, Cavender-Bares, et al., 2018b)</w:t>
      </w:r>
      <w:r w:rsidR="00361AF2" w:rsidRPr="0040037A">
        <w:rPr>
          <w:rFonts w:ascii="Helvetica" w:hAnsi="Helvetica" w:cstheme="minorHAnsi"/>
          <w:lang w:val="en-GB"/>
        </w:rPr>
        <w:fldChar w:fldCharType="end"/>
      </w:r>
      <w:r w:rsidR="00361AF2" w:rsidRPr="0040037A">
        <w:rPr>
          <w:rFonts w:ascii="Helvetica" w:hAnsi="Helvetica" w:cstheme="minorHAnsi"/>
          <w:lang w:val="en-GB"/>
        </w:rPr>
        <w:t>. Here the average variation between all spectral bands is calculated in pixels within a plot (kernel size for remote sensing likely same).</w:t>
      </w:r>
    </w:p>
    <w:p w14:paraId="7129072E" w14:textId="77777777" w:rsidR="00D7469B" w:rsidRPr="0040037A" w:rsidRDefault="00D7469B" w:rsidP="00FF19D7">
      <w:pPr>
        <w:spacing w:line="360" w:lineRule="auto"/>
        <w:jc w:val="both"/>
        <w:rPr>
          <w:rFonts w:ascii="Helvetica" w:hAnsi="Helvetica" w:cstheme="minorHAnsi"/>
          <w:lang w:val="en-GB"/>
        </w:rPr>
      </w:pPr>
    </w:p>
    <w:p w14:paraId="73426CDC" w14:textId="29D338B0" w:rsidR="001F3B95" w:rsidRDefault="00361AF2" w:rsidP="00FF19D7">
      <w:pPr>
        <w:spacing w:line="360" w:lineRule="auto"/>
        <w:jc w:val="both"/>
        <w:rPr>
          <w:rFonts w:ascii="Helvetica" w:hAnsi="Helvetica" w:cstheme="minorHAnsi"/>
          <w:lang w:val="en-GB"/>
        </w:rPr>
      </w:pPr>
      <w:r w:rsidRPr="0040037A">
        <w:rPr>
          <w:rFonts w:ascii="Helvetica" w:hAnsi="Helvetica" w:cstheme="minorHAnsi"/>
          <w:lang w:val="en-GB"/>
        </w:rPr>
        <w:t>(1</w:t>
      </w:r>
      <w:r w:rsidR="001F3B95">
        <w:rPr>
          <w:rFonts w:ascii="Helvetica" w:hAnsi="Helvetica" w:cstheme="minorHAnsi"/>
          <w:lang w:val="en-GB"/>
        </w:rPr>
        <w:t>)</w:t>
      </w:r>
    </w:p>
    <w:p w14:paraId="5E7222BB" w14:textId="57BCC8D8" w:rsidR="00361AF2" w:rsidRPr="001F3B95" w:rsidRDefault="00784C9E" w:rsidP="00FF19D7">
      <w:pPr>
        <w:spacing w:line="360" w:lineRule="auto"/>
        <w:jc w:val="both"/>
        <w:rPr>
          <w:rFonts w:ascii="Helvetica" w:hAnsi="Helvetica" w:cstheme="minorHAnsi"/>
          <w:sz w:val="28"/>
          <w:szCs w:val="28"/>
          <w:lang w:val="en-GB"/>
        </w:rPr>
      </w:pPr>
      <m:oMathPara>
        <m:oMath>
          <m:sSub>
            <m:sSubPr>
              <m:ctrlPr>
                <w:ins w:id="12" w:author="Unknown" w:date="2020-01-30T08:54:00Z">
                  <w:rPr>
                    <w:rFonts w:ascii="Cambria Math" w:hAnsi="Cambria Math" w:cstheme="minorHAnsi"/>
                    <w:i/>
                    <w:sz w:val="28"/>
                    <w:szCs w:val="28"/>
                    <w:lang w:val="en-GB"/>
                  </w:rPr>
                </w:ins>
              </m:ctrlPr>
            </m:sSubPr>
            <m:e>
              <m:r>
                <w:rPr>
                  <w:rFonts w:ascii="Cambria Math" w:hAnsi="Cambria Math" w:cstheme="minorHAnsi"/>
                  <w:sz w:val="28"/>
                  <w:szCs w:val="28"/>
                  <w:lang w:val="en-GB"/>
                </w:rPr>
                <m:t>CV</m:t>
              </m:r>
            </m:e>
            <m:sub>
              <m:r>
                <w:rPr>
                  <w:rFonts w:ascii="Cambria Math" w:hAnsi="Cambria Math" w:cstheme="minorHAnsi"/>
                  <w:sz w:val="28"/>
                  <w:szCs w:val="28"/>
                  <w:lang w:val="en-GB"/>
                </w:rPr>
                <m:t xml:space="preserve">image </m:t>
              </m:r>
            </m:sub>
          </m:sSub>
          <m:r>
            <w:rPr>
              <w:rFonts w:ascii="Cambria Math" w:hAnsi="Cambria Math" w:cstheme="minorHAnsi"/>
              <w:sz w:val="28"/>
              <w:szCs w:val="28"/>
              <w:lang w:val="en-GB"/>
            </w:rPr>
            <m:t xml:space="preserve">= </m:t>
          </m:r>
          <m:f>
            <m:fPr>
              <m:ctrlPr>
                <w:ins w:id="13" w:author="Unknown" w:date="2020-01-30T08:54:00Z">
                  <w:rPr>
                    <w:rFonts w:ascii="Cambria Math" w:hAnsi="Cambria Math" w:cstheme="minorHAnsi"/>
                    <w:i/>
                    <w:sz w:val="28"/>
                    <w:szCs w:val="28"/>
                    <w:lang w:val="en-GB"/>
                  </w:rPr>
                </w:ins>
              </m:ctrlPr>
            </m:fPr>
            <m:num>
              <m:nary>
                <m:naryPr>
                  <m:chr m:val="∑"/>
                  <m:limLoc m:val="undOvr"/>
                  <m:ctrlPr>
                    <w:ins w:id="14" w:author="Unknown" w:date="2020-01-30T08:54:00Z">
                      <w:rPr>
                        <w:rFonts w:ascii="Cambria Math" w:hAnsi="Cambria Math" w:cstheme="minorHAnsi"/>
                        <w:i/>
                        <w:sz w:val="28"/>
                        <w:szCs w:val="28"/>
                        <w:lang w:val="en-GB"/>
                      </w:rPr>
                    </w:ins>
                  </m:ctrlPr>
                </m:naryPr>
                <m:sub>
                  <m:r>
                    <w:rPr>
                      <w:rFonts w:ascii="Cambria Math" w:hAnsi="Cambria Math" w:cstheme="minorHAnsi"/>
                      <w:sz w:val="28"/>
                      <w:szCs w:val="28"/>
                      <w:lang w:val="en-GB"/>
                    </w:rPr>
                    <m:t>λ=430</m:t>
                  </m:r>
                </m:sub>
                <m:sup>
                  <m:r>
                    <w:rPr>
                      <w:rFonts w:ascii="Cambria Math" w:hAnsi="Cambria Math" w:cstheme="minorHAnsi"/>
                      <w:sz w:val="28"/>
                      <w:szCs w:val="28"/>
                      <w:lang w:val="en-GB"/>
                    </w:rPr>
                    <m:t>925</m:t>
                  </m:r>
                </m:sup>
                <m:e>
                  <m:r>
                    <w:rPr>
                      <w:rFonts w:ascii="Cambria Math" w:hAnsi="Cambria Math" w:cstheme="minorHAnsi"/>
                      <w:sz w:val="28"/>
                      <w:szCs w:val="28"/>
                      <w:lang w:val="en-GB"/>
                    </w:rPr>
                    <m:t>(</m:t>
                  </m:r>
                  <m:f>
                    <m:fPr>
                      <m:ctrlPr>
                        <w:ins w:id="15" w:author="Unknown" w:date="2020-01-30T08:54:00Z">
                          <w:rPr>
                            <w:rFonts w:ascii="Cambria Math" w:hAnsi="Cambria Math" w:cstheme="minorHAnsi"/>
                            <w:i/>
                            <w:sz w:val="28"/>
                            <w:szCs w:val="28"/>
                            <w:lang w:val="en-GB"/>
                          </w:rPr>
                        </w:ins>
                      </m:ctrlPr>
                    </m:fPr>
                    <m:num>
                      <m:r>
                        <w:rPr>
                          <w:rFonts w:ascii="Cambria Math" w:hAnsi="Cambria Math" w:cstheme="minorHAnsi"/>
                          <w:sz w:val="28"/>
                          <w:szCs w:val="28"/>
                          <w:lang w:val="en-GB"/>
                        </w:rPr>
                        <m:t xml:space="preserve"> </m:t>
                      </m:r>
                      <m:r>
                        <m:rPr>
                          <m:sty m:val="p"/>
                        </m:rPr>
                        <w:rPr>
                          <w:rFonts w:ascii="Cambria Math" w:hAnsi="Cambria Math" w:cs="Arial"/>
                          <w:color w:val="222222"/>
                          <w:sz w:val="28"/>
                          <w:szCs w:val="28"/>
                          <w:shd w:val="clear" w:color="auto" w:fill="FFFFFF"/>
                        </w:rPr>
                        <m:t>σ</m:t>
                      </m:r>
                      <m:r>
                        <w:rPr>
                          <w:rFonts w:ascii="Cambria Math" w:hAnsi="Cambria Math" w:cstheme="minorHAnsi"/>
                          <w:sz w:val="28"/>
                          <w:szCs w:val="28"/>
                          <w:lang w:val="en-GB"/>
                        </w:rPr>
                        <m:t>(ρλ)</m:t>
                      </m:r>
                    </m:num>
                    <m:den>
                      <m:r>
                        <w:rPr>
                          <w:rFonts w:ascii="Cambria Math" w:hAnsi="Cambria Math" w:cstheme="minorHAnsi"/>
                          <w:sz w:val="28"/>
                          <w:szCs w:val="28"/>
                          <w:lang w:val="en-GB"/>
                        </w:rPr>
                        <m:t>μ(ρλ)</m:t>
                      </m:r>
                    </m:den>
                  </m:f>
                </m:e>
              </m:nary>
              <m:r>
                <w:rPr>
                  <w:rFonts w:ascii="Cambria Math" w:hAnsi="Cambria Math" w:cstheme="minorHAnsi"/>
                  <w:sz w:val="28"/>
                  <w:szCs w:val="28"/>
                  <w:lang w:val="en-GB"/>
                </w:rPr>
                <m:t>)</m:t>
              </m:r>
            </m:num>
            <m:den>
              <m:r>
                <w:rPr>
                  <w:rFonts w:ascii="Cambria Math" w:hAnsi="Cambria Math" w:cstheme="minorHAnsi"/>
                  <w:sz w:val="28"/>
                  <w:szCs w:val="28"/>
                  <w:lang w:val="en-GB"/>
                </w:rPr>
                <m:t>number of bands</m:t>
              </m:r>
            </m:den>
          </m:f>
        </m:oMath>
      </m:oMathPara>
    </w:p>
    <w:p w14:paraId="1EBE6994" w14:textId="77777777" w:rsidR="001F3B95" w:rsidRPr="001F3B95" w:rsidRDefault="001F3B95" w:rsidP="00FF19D7">
      <w:pPr>
        <w:spacing w:line="360" w:lineRule="auto"/>
        <w:jc w:val="both"/>
        <w:rPr>
          <w:rFonts w:ascii="Helvetica" w:hAnsi="Helvetica" w:cstheme="minorHAnsi"/>
          <w:sz w:val="28"/>
          <w:szCs w:val="28"/>
          <w:lang w:val="en-GB"/>
        </w:rPr>
      </w:pPr>
    </w:p>
    <w:p w14:paraId="5BAB4E60" w14:textId="3E2040FE" w:rsidR="00361AF2" w:rsidRPr="0020293C" w:rsidRDefault="00361AF2" w:rsidP="0020293C">
      <w:proofErr w:type="spellStart"/>
      <w:r w:rsidRPr="0040037A">
        <w:rPr>
          <w:rFonts w:ascii="Helvetica" w:hAnsi="Helvetica" w:cstheme="minorHAnsi"/>
          <w:i/>
          <w:iCs/>
          <w:sz w:val="20"/>
          <w:szCs w:val="20"/>
          <w:lang w:val="en-GB"/>
        </w:rPr>
        <w:lastRenderedPageBreak/>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is</w:t>
      </w:r>
      <w:r w:rsidRPr="0040037A">
        <w:rPr>
          <w:rFonts w:ascii="Helvetica" w:hAnsi="Helvetica" w:cstheme="minorHAnsi"/>
          <w:i/>
          <w:iCs/>
          <w:sz w:val="20"/>
          <w:szCs w:val="20"/>
          <w:lang w:val="en-GB"/>
        </w:rPr>
        <w:t xml:space="preserve"> the reflectance at wavelength λ</w:t>
      </w:r>
      <w:r w:rsidR="0020293C">
        <w:rPr>
          <w:rFonts w:ascii="Helvetica" w:hAnsi="Helvetica" w:cstheme="minorHAnsi"/>
          <w:i/>
          <w:iCs/>
          <w:sz w:val="20"/>
          <w:szCs w:val="20"/>
          <w:lang w:val="en-GB"/>
        </w:rPr>
        <w:t xml:space="preserve">. </w:t>
      </w:r>
      <w:r w:rsidR="0020293C">
        <w:rPr>
          <w:rFonts w:ascii="Arial" w:hAnsi="Arial" w:cs="Arial"/>
          <w:color w:val="222222"/>
          <w:sz w:val="21"/>
          <w:szCs w:val="21"/>
          <w:shd w:val="clear" w:color="auto" w:fill="FFFFFF"/>
        </w:rPr>
        <w:t>σ</w:t>
      </w:r>
      <w:r w:rsidR="0020293C" w:rsidRPr="0040037A">
        <w:rPr>
          <w:rFonts w:ascii="Helvetica" w:hAnsi="Helvetica" w:cstheme="minorHAnsi"/>
          <w:i/>
          <w:iCs/>
          <w:sz w:val="20"/>
          <w:szCs w:val="20"/>
          <w:lang w:val="en-GB"/>
        </w:rPr>
        <w:t>(</w:t>
      </w:r>
      <w:proofErr w:type="spellStart"/>
      <w:r w:rsidR="0020293C" w:rsidRPr="0040037A">
        <w:rPr>
          <w:rFonts w:ascii="Helvetica" w:hAnsi="Helvetica" w:cstheme="minorHAnsi"/>
          <w:i/>
          <w:iCs/>
          <w:sz w:val="20"/>
          <w:szCs w:val="20"/>
          <w:lang w:val="en-GB"/>
        </w:rPr>
        <w:t>ρλ</w:t>
      </w:r>
      <w:proofErr w:type="spellEnd"/>
      <w:r w:rsidR="0020293C" w:rsidRPr="0040037A">
        <w:rPr>
          <w:rFonts w:ascii="Helvetica" w:hAnsi="Helvetica" w:cstheme="minorHAnsi"/>
          <w:i/>
          <w:iCs/>
          <w:sz w:val="20"/>
          <w:szCs w:val="20"/>
          <w:lang w:val="en-GB"/>
        </w:rPr>
        <w:t>)</w:t>
      </w:r>
      <w:r w:rsidRPr="0040037A">
        <w:rPr>
          <w:rFonts w:ascii="Helvetica" w:hAnsi="Helvetica" w:cstheme="minorHAnsi"/>
          <w:i/>
          <w:iCs/>
          <w:sz w:val="20"/>
          <w:szCs w:val="20"/>
          <w:lang w:val="en-GB"/>
        </w:rPr>
        <w:t> and μ(</w:t>
      </w:r>
      <w:proofErr w:type="spellStart"/>
      <w:r w:rsidRPr="0040037A">
        <w:rPr>
          <w:rFonts w:ascii="Helvetica" w:hAnsi="Helvetica" w:cstheme="minorHAnsi"/>
          <w:i/>
          <w:iCs/>
          <w:sz w:val="20"/>
          <w:szCs w:val="20"/>
          <w:lang w:val="en-GB"/>
        </w:rPr>
        <w:t>ρλ</w:t>
      </w:r>
      <w:proofErr w:type="spellEnd"/>
      <w:r w:rsidRPr="0040037A">
        <w:rPr>
          <w:rFonts w:ascii="Helvetica" w:hAnsi="Helvetica" w:cstheme="minorHAnsi"/>
          <w:i/>
          <w:iCs/>
          <w:sz w:val="20"/>
          <w:szCs w:val="20"/>
          <w:lang w:val="en-GB"/>
        </w:rPr>
        <w:t>) </w:t>
      </w:r>
      <w:r w:rsidR="0020293C">
        <w:rPr>
          <w:rFonts w:ascii="Helvetica" w:hAnsi="Helvetica" w:cstheme="minorHAnsi"/>
          <w:i/>
          <w:iCs/>
          <w:sz w:val="20"/>
          <w:szCs w:val="20"/>
          <w:lang w:val="en-GB"/>
        </w:rPr>
        <w:t>are</w:t>
      </w:r>
      <w:r w:rsidRPr="0040037A">
        <w:rPr>
          <w:rFonts w:ascii="Helvetica" w:hAnsi="Helvetica" w:cstheme="minorHAnsi"/>
          <w:i/>
          <w:iCs/>
          <w:sz w:val="20"/>
          <w:szCs w:val="20"/>
          <w:lang w:val="en-GB"/>
        </w:rPr>
        <w:t xml:space="preserve"> the standard deviation and mean value of reflectance at wavelength λ across all the pixels in one plot, respectively. </w:t>
      </w:r>
      <w:r w:rsidRPr="0040037A">
        <w:rPr>
          <w:rFonts w:ascii="Helvetica" w:hAnsi="Helvetica" w:cstheme="minorHAnsi"/>
          <w:i/>
          <w:iCs/>
          <w:sz w:val="20"/>
          <w:szCs w:val="20"/>
          <w:lang w:val="en-GB"/>
        </w:rPr>
        <w:fldChar w:fldCharType="begin"/>
      </w:r>
      <w:r w:rsidR="00211CF5">
        <w:rPr>
          <w:rFonts w:ascii="Helvetica" w:hAnsi="Helvetica" w:cstheme="minorHAnsi"/>
          <w:i/>
          <w:iCs/>
          <w:sz w:val="20"/>
          <w:szCs w:val="20"/>
          <w:lang w:val="en-GB"/>
        </w:rPr>
        <w:instrText xml:space="preserve"> ADDIN ZOTERO_ITEM CSL_CITATION {"citationID":"DUHVWgOm","properties":{"formattedCitation":"(Wang, Gamon, Cavender-Bares, et al., 2018b)","plainCitation":"(Wang, Gamon, Cavender-Bares, et al., 2018b)","noteIndex":0},"citationItems":[{"id":"scFdxgim/NSFfjHlX","uris":["http://zotero.org/users/local/8RirLiuI/items/PFHUP97H"],"uri":["http://zotero.org/users/local/8RirLiuI/items/PFHUP97H"],"itemData":{"id":410,"type":"article-journal","container-title":"Ecological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I."}],"issued":{"date-parts":[["2018",3]]}}}],"schema":"https://github.com/citation-style-language/schema/raw/master/csl-citation.json"} </w:instrText>
      </w:r>
      <w:r w:rsidRPr="0040037A">
        <w:rPr>
          <w:rFonts w:ascii="Helvetica" w:hAnsi="Helvetica" w:cstheme="minorHAnsi"/>
          <w:i/>
          <w:iCs/>
          <w:sz w:val="20"/>
          <w:szCs w:val="20"/>
          <w:lang w:val="en-GB"/>
        </w:rPr>
        <w:fldChar w:fldCharType="separate"/>
      </w:r>
      <w:r w:rsidR="00CF3CF2">
        <w:rPr>
          <w:rFonts w:ascii="Helvetica" w:hAnsi="Helvetica" w:cstheme="minorHAnsi"/>
          <w:i/>
          <w:iCs/>
          <w:sz w:val="20"/>
          <w:szCs w:val="20"/>
          <w:lang w:val="en-GB"/>
        </w:rPr>
        <w:t>(Wang, Gamon, Cavender-Bares, et al., 2018b)</w:t>
      </w:r>
      <w:r w:rsidRPr="0040037A">
        <w:rPr>
          <w:rFonts w:ascii="Helvetica" w:hAnsi="Helvetica" w:cstheme="minorHAnsi"/>
          <w:i/>
          <w:iCs/>
          <w:sz w:val="20"/>
          <w:szCs w:val="20"/>
          <w:lang w:val="en-GB"/>
        </w:rPr>
        <w:fldChar w:fldCharType="end"/>
      </w:r>
    </w:p>
    <w:p w14:paraId="55EAAF09" w14:textId="77777777" w:rsidR="00361AF2" w:rsidRPr="0040037A" w:rsidRDefault="00361AF2" w:rsidP="00FF19D7">
      <w:pPr>
        <w:spacing w:line="360" w:lineRule="auto"/>
        <w:jc w:val="both"/>
        <w:rPr>
          <w:rFonts w:ascii="Helvetica" w:hAnsi="Helvetica" w:cstheme="minorHAnsi"/>
          <w:lang w:val="en-GB"/>
        </w:rPr>
      </w:pPr>
    </w:p>
    <w:p w14:paraId="2749D745" w14:textId="77777777" w:rsidR="00361AF2" w:rsidRPr="0040037A" w:rsidRDefault="00361AF2" w:rsidP="00FF19D7">
      <w:pPr>
        <w:spacing w:line="360" w:lineRule="auto"/>
        <w:jc w:val="both"/>
        <w:rPr>
          <w:rFonts w:ascii="Helvetica" w:hAnsi="Helvetica" w:cstheme="minorHAnsi"/>
          <w:lang w:val="en-GB"/>
        </w:rPr>
      </w:pPr>
    </w:p>
    <w:p w14:paraId="56D4343A" w14:textId="2A7095D9" w:rsidR="00361AF2" w:rsidRPr="0040037A" w:rsidRDefault="00F54B16" w:rsidP="00FF19D7">
      <w:pPr>
        <w:spacing w:line="360" w:lineRule="auto"/>
        <w:jc w:val="both"/>
        <w:rPr>
          <w:rFonts w:ascii="Helvetica" w:hAnsi="Helvetica" w:cstheme="minorHAnsi"/>
          <w:lang w:val="en-GB"/>
        </w:rPr>
      </w:pPr>
      <w:r>
        <w:rPr>
          <w:rFonts w:ascii="Helvetica" w:hAnsi="Helvetica" w:cstheme="minorHAnsi"/>
          <w:lang w:val="en-GB"/>
        </w:rPr>
        <w:t>Alternatively</w:t>
      </w:r>
      <w:r w:rsidR="0020397E">
        <w:rPr>
          <w:rFonts w:ascii="Helvetica" w:hAnsi="Helvetica" w:cstheme="minorHAnsi"/>
          <w:lang w:val="en-GB"/>
        </w:rPr>
        <w:t>,</w:t>
      </w:r>
      <w:r>
        <w:rPr>
          <w:rFonts w:ascii="Helvetica" w:hAnsi="Helvetica" w:cstheme="minorHAnsi"/>
          <w:lang w:val="en-GB"/>
        </w:rPr>
        <w:t xml:space="preserve"> s</w:t>
      </w:r>
      <w:r w:rsidR="00361AF2" w:rsidRPr="0040037A">
        <w:rPr>
          <w:rFonts w:ascii="Helvetica" w:hAnsi="Helvetica" w:cstheme="minorHAnsi"/>
          <w:lang w:val="en-GB"/>
        </w:rPr>
        <w:t xml:space="preserve">pectral variance among pixel images could be calculated using metrics such as spectral dissimilarity matrices </w:t>
      </w:r>
      <w:r w:rsidR="00361AF2" w:rsidRPr="0040037A">
        <w:rPr>
          <w:rFonts w:ascii="Helvetica" w:hAnsi="Helvetica" w:cstheme="minorHAnsi"/>
          <w:lang w:val="en-GB"/>
        </w:rPr>
        <w:fldChar w:fldCharType="begin"/>
      </w:r>
      <w:r w:rsidR="00361AF2">
        <w:rPr>
          <w:rFonts w:ascii="Helvetica" w:hAnsi="Helvetica" w:cstheme="minorHAnsi"/>
          <w:lang w:val="en-GB"/>
        </w:rPr>
        <w:instrText xml:space="preserve"> ADDIN ZOTERO_ITEM CSL_CITATION {"citationID":"SD2dMgMH","properties":{"formattedCitation":"(Schweiger et al., 2018)","plainCitation":"(Schweiger et al., 2018)","noteIndex":0},"citationItems":[{"id":416,"uris":["http://zotero.org/users/local/8RirLiuI/items/LZB3BZ8T"],"uri":["http://zotero.org/users/local/8RirLiuI/items/LZB3BZ8T"],"itemData":{"id":416,"type":"article-journal","container-title":"Nature Ecology &amp; Evolution","DOI":"10.1038/s41559-018-0551-1","ISSN":"2397-334X","issue":"6","journalAbbreviation":"Nat Ecol Evol","language":"en","page":"976-982","source":"DOI.org (Crossref)","title":"Plant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A."}],"issued":{"date-parts":[["2018",6]]}}}],"schema":"https://github.com/citation-style-language/schema/raw/master/csl-citation.json"} </w:instrText>
      </w:r>
      <w:r w:rsidR="00361AF2" w:rsidRPr="0040037A">
        <w:rPr>
          <w:rFonts w:ascii="Helvetica" w:hAnsi="Helvetica" w:cstheme="minorHAnsi"/>
          <w:lang w:val="en-GB"/>
        </w:rPr>
        <w:fldChar w:fldCharType="separate"/>
      </w:r>
      <w:r w:rsidR="00361AF2" w:rsidRPr="0040037A">
        <w:rPr>
          <w:rFonts w:ascii="Helvetica" w:hAnsi="Helvetica" w:cstheme="minorHAnsi"/>
          <w:lang w:val="en-GB"/>
        </w:rPr>
        <w:t>(Schweiger et al., 2018)</w:t>
      </w:r>
      <w:r w:rsidR="00361AF2" w:rsidRPr="0040037A">
        <w:rPr>
          <w:rFonts w:ascii="Helvetica" w:hAnsi="Helvetica" w:cstheme="minorHAnsi"/>
          <w:lang w:val="en-GB"/>
        </w:rPr>
        <w:fldChar w:fldCharType="end"/>
      </w:r>
      <w:r w:rsidR="00361AF2" w:rsidRPr="0040037A">
        <w:rPr>
          <w:rFonts w:ascii="Helvetica" w:hAnsi="Helvetica" w:cstheme="minorHAnsi"/>
          <w:lang w:val="en-GB"/>
        </w:rPr>
        <w:t xml:space="preserve">, or mean distance from spectral centroid </w:t>
      </w:r>
      <w:r w:rsidR="00361AF2" w:rsidRPr="0040037A">
        <w:rPr>
          <w:rFonts w:ascii="Helvetica" w:hAnsi="Helvetica" w:cstheme="minorHAnsi"/>
          <w:lang w:val="en-GB"/>
        </w:rPr>
        <w:fldChar w:fldCharType="begin"/>
      </w:r>
      <w:r w:rsidR="00211CF5">
        <w:rPr>
          <w:rFonts w:ascii="Helvetica" w:hAnsi="Helvetica" w:cstheme="minorHAnsi"/>
          <w:lang w:val="en-GB"/>
        </w:rPr>
        <w:instrText xml:space="preserve"> ADDIN ZOTERO_ITEM CSL_CITATION {"citationID":"sovsvm7Y","properties":{"formattedCitation":"(Rocchini et al., 2010b)","plainCitation":"(Rocchini et al., 2010b)","noteIndex":0},"citationItems":[{"id":"scFdxgim/AvOdXLNm","uris":["http://zotero.org/users/local/8RirLiuI/items/BYHGHF5S"],"uri":["http://zotero.org/users/local/8RirLiuI/items/BYHGHF5S"],"itemData":{"id":469,"type":"article-journal","container-title":"Ecological Informatics","DOI":"10.1016/j.ecoinf.2010.06.001","ISSN":"15749541","issue":"5","journalAbbreviation":"Ecological Informatics","language":"en","page":"318-329","source":"DOI.org (Crossref)","title":"Remotely sensed spectral heterogeneity as a proxy of species diversity: Recent advances and open challenges","title-short":"Remotely sensed spectral heterogeneity as a proxy of species diversity","volume":"5","author":[{"family":"Rocchini","given":"Duccio"},{"family":"Balkenhol","given":"Niko"},{"family":"Carter","given":"Gregory A."},{"family":"Foody","given":"Giles M."},{"family":"Gillespie","given":"Thomas W."},{"family":"He","given":"Kate S."},{"family":"Kark","given":"Salit"},{"family":"Levin","given":"Noam"},{"family":"Lucas","given":"Kelly"},{"family":"Luoto","given":"Miska"},{"family":"Nagendra","given":"Harini"},{"family":"Oldeland","given":"Jens"},{"family":"Ricotta","given":"Carlo"},{"family":"Southworth","given":"Jane"},{"family":"Neteler","given":"Markus"}],"issued":{"date-parts":[["2010",9]]}}}],"schema":"https://github.com/citation-style-language/schema/raw/master/csl-citation.json"} </w:instrText>
      </w:r>
      <w:r w:rsidR="00361AF2" w:rsidRPr="0040037A">
        <w:rPr>
          <w:rFonts w:ascii="Helvetica" w:hAnsi="Helvetica" w:cstheme="minorHAnsi"/>
          <w:lang w:val="en-GB"/>
        </w:rPr>
        <w:fldChar w:fldCharType="separate"/>
      </w:r>
      <w:r w:rsidR="00CF3CF2">
        <w:rPr>
          <w:rFonts w:ascii="Helvetica" w:hAnsi="Helvetica" w:cstheme="minorHAnsi"/>
          <w:lang w:val="en-GB"/>
        </w:rPr>
        <w:t>(Rocchini et al., 2010b)</w:t>
      </w:r>
      <w:r w:rsidR="00361AF2" w:rsidRPr="0040037A">
        <w:rPr>
          <w:rFonts w:ascii="Helvetica" w:hAnsi="Helvetica" w:cstheme="minorHAnsi"/>
          <w:lang w:val="en-GB"/>
        </w:rPr>
        <w:fldChar w:fldCharType="end"/>
      </w:r>
      <w:r w:rsidR="00346FAF">
        <w:rPr>
          <w:rFonts w:ascii="Helvetica" w:hAnsi="Helvetica" w:cstheme="minorHAnsi"/>
          <w:lang w:val="en-GB"/>
        </w:rPr>
        <w:t xml:space="preserve">. While these </w:t>
      </w:r>
      <w:r w:rsidR="00361AF2" w:rsidRPr="0040037A">
        <w:rPr>
          <w:rFonts w:ascii="Helvetica" w:hAnsi="Helvetica" w:cstheme="minorHAnsi"/>
          <w:lang w:val="en-GB"/>
        </w:rPr>
        <w:t>have been used for similar</w:t>
      </w:r>
      <w:r w:rsidR="00346FAF">
        <w:rPr>
          <w:rFonts w:ascii="Helvetica" w:hAnsi="Helvetica" w:cstheme="minorHAnsi"/>
          <w:lang w:val="en-GB"/>
        </w:rPr>
        <w:t xml:space="preserve"> </w:t>
      </w:r>
      <w:r>
        <w:rPr>
          <w:rFonts w:ascii="Helvetica" w:hAnsi="Helvetica" w:cstheme="minorHAnsi"/>
          <w:lang w:val="en-GB"/>
        </w:rPr>
        <w:t>application</w:t>
      </w:r>
      <w:r w:rsidR="00346FAF">
        <w:rPr>
          <w:rFonts w:ascii="Helvetica" w:hAnsi="Helvetica" w:cstheme="minorHAnsi"/>
          <w:lang w:val="en-GB"/>
        </w:rPr>
        <w:t xml:space="preserve"> of quantifying</w:t>
      </w:r>
      <w:r w:rsidR="00361AF2" w:rsidRPr="0040037A">
        <w:rPr>
          <w:rFonts w:ascii="Helvetica" w:hAnsi="Helvetica" w:cstheme="minorHAnsi"/>
          <w:lang w:val="en-GB"/>
        </w:rPr>
        <w:t xml:space="preserve"> spectral diversity</w:t>
      </w:r>
      <w:r w:rsidR="0020397E">
        <w:rPr>
          <w:rFonts w:ascii="Helvetica" w:hAnsi="Helvetica" w:cstheme="minorHAnsi"/>
          <w:lang w:val="en-GB"/>
        </w:rPr>
        <w:t>,</w:t>
      </w:r>
      <w:r w:rsidRPr="00F54B16">
        <w:rPr>
          <w:rFonts w:ascii="Helvetica" w:hAnsi="Helvetica" w:cstheme="minorHAnsi"/>
          <w:lang w:val="en-GB"/>
        </w:rPr>
        <w:t xml:space="preserve"> </w:t>
      </w:r>
      <w:r>
        <w:rPr>
          <w:rFonts w:ascii="Helvetica" w:hAnsi="Helvetica" w:cstheme="minorHAnsi"/>
          <w:lang w:val="en-GB"/>
        </w:rPr>
        <w:t xml:space="preserve">they </w:t>
      </w:r>
      <w:r w:rsidRPr="0040037A">
        <w:rPr>
          <w:rFonts w:ascii="Helvetica" w:hAnsi="Helvetica" w:cstheme="minorHAnsi"/>
          <w:lang w:val="en-GB"/>
        </w:rPr>
        <w:t>are extraneous to the scope</w:t>
      </w:r>
      <w:r w:rsidR="00D7469B">
        <w:rPr>
          <w:rFonts w:ascii="Helvetica" w:hAnsi="Helvetica" w:cstheme="minorHAnsi"/>
          <w:lang w:val="en-GB"/>
        </w:rPr>
        <w:t xml:space="preserve"> </w:t>
      </w:r>
      <w:r w:rsidRPr="0040037A">
        <w:rPr>
          <w:rFonts w:ascii="Helvetica" w:hAnsi="Helvetica" w:cstheme="minorHAnsi"/>
          <w:lang w:val="en-GB"/>
        </w:rPr>
        <w:t>of this paper</w:t>
      </w:r>
      <w:r>
        <w:rPr>
          <w:rFonts w:ascii="Helvetica" w:hAnsi="Helvetica" w:cstheme="minorHAnsi"/>
          <w:lang w:val="en-GB"/>
        </w:rPr>
        <w:t xml:space="preserve">, as they </w:t>
      </w:r>
      <w:r w:rsidRPr="0040037A">
        <w:rPr>
          <w:rFonts w:ascii="Helvetica" w:hAnsi="Helvetica" w:cstheme="minorHAnsi"/>
          <w:lang w:val="en-GB"/>
        </w:rPr>
        <w:t>were proposed to incorporate phylogenetic and functional diversity components</w:t>
      </w:r>
      <w:r w:rsidR="00361AF2" w:rsidRPr="0040037A">
        <w:rPr>
          <w:rFonts w:ascii="Helvetica" w:hAnsi="Helvetica" w:cstheme="minorHAnsi"/>
          <w:lang w:val="en-GB"/>
        </w:rPr>
        <w:t xml:space="preserve">. </w:t>
      </w:r>
    </w:p>
    <w:p w14:paraId="25E47DD2" w14:textId="77777777" w:rsidR="00361AF2" w:rsidRPr="0040037A" w:rsidRDefault="00361AF2" w:rsidP="00FF19D7">
      <w:pPr>
        <w:spacing w:line="360" w:lineRule="auto"/>
        <w:jc w:val="both"/>
        <w:rPr>
          <w:rFonts w:ascii="Helvetica" w:hAnsi="Helvetica" w:cstheme="minorHAnsi"/>
          <w:lang w:val="en-GB"/>
        </w:rPr>
      </w:pPr>
    </w:p>
    <w:p w14:paraId="49BBB895" w14:textId="77777777" w:rsidR="00361AF2" w:rsidRPr="0040037A" w:rsidRDefault="00361AF2" w:rsidP="00FF19D7">
      <w:pPr>
        <w:spacing w:line="360" w:lineRule="auto"/>
        <w:jc w:val="both"/>
        <w:rPr>
          <w:rFonts w:ascii="Helvetica" w:hAnsi="Helvetica" w:cstheme="minorHAnsi"/>
          <w:u w:val="single"/>
          <w:lang w:val="en-GB"/>
        </w:rPr>
      </w:pPr>
      <w:r w:rsidRPr="0040037A">
        <w:rPr>
          <w:rFonts w:ascii="Helvetica" w:hAnsi="Helvetica" w:cstheme="minorHAnsi"/>
          <w:u w:val="single"/>
          <w:lang w:val="en-GB"/>
        </w:rPr>
        <w:t>Methods and Predictions for Individual Research Questions:</w:t>
      </w:r>
    </w:p>
    <w:p w14:paraId="41A4F70F" w14:textId="77777777" w:rsidR="00361AF2" w:rsidRPr="0040037A" w:rsidRDefault="00361AF2" w:rsidP="00FF19D7">
      <w:pPr>
        <w:spacing w:line="360" w:lineRule="auto"/>
        <w:jc w:val="both"/>
        <w:rPr>
          <w:rFonts w:ascii="Helvetica" w:hAnsi="Helvetica" w:cstheme="minorHAnsi"/>
          <w:lang w:val="en-GB"/>
        </w:rPr>
      </w:pPr>
    </w:p>
    <w:p w14:paraId="55F24E56" w14:textId="6DBBA50F" w:rsidR="00175D94" w:rsidRPr="00FF19D7" w:rsidRDefault="00FF19D7" w:rsidP="00FF19D7">
      <w:pPr>
        <w:spacing w:line="360" w:lineRule="auto"/>
        <w:jc w:val="both"/>
        <w:rPr>
          <w:rFonts w:ascii="Helvetica" w:hAnsi="Helvetica" w:cstheme="minorHAnsi"/>
          <w:lang w:val="en-GB"/>
        </w:rPr>
      </w:pPr>
      <w:r>
        <w:rPr>
          <w:rFonts w:ascii="Helvetica" w:hAnsi="Helvetica" w:cstheme="minorHAnsi"/>
          <w:lang w:val="en-GB"/>
        </w:rPr>
        <w:t xml:space="preserve">Q1) </w:t>
      </w:r>
      <w:r w:rsidR="00361AF2" w:rsidRPr="00FF19D7">
        <w:rPr>
          <w:rFonts w:ascii="Helvetica" w:hAnsi="Helvetica" w:cstheme="minorHAnsi"/>
          <w:lang w:val="en-GB"/>
        </w:rPr>
        <w:t xml:space="preserve">The first question of whether </w:t>
      </w:r>
      <w:proofErr w:type="spellStart"/>
      <w:r w:rsidR="00361AF2" w:rsidRPr="00FF19D7">
        <w:rPr>
          <w:rFonts w:ascii="Helvetica" w:eastAsiaTheme="minorHAnsi" w:hAnsi="Helvetica" w:cstheme="minorHAnsi"/>
          <w:lang w:val="en-GB" w:eastAsia="en-US"/>
        </w:rPr>
        <w:t>Quikiqtaruk</w:t>
      </w:r>
      <w:proofErr w:type="spellEnd"/>
      <w:r w:rsidR="00361AF2" w:rsidRPr="00FF19D7">
        <w:rPr>
          <w:rFonts w:ascii="Helvetica" w:eastAsiaTheme="minorHAnsi" w:hAnsi="Helvetica" w:cstheme="minorHAnsi"/>
          <w:lang w:val="en-GB" w:eastAsia="en-US"/>
        </w:rPr>
        <w:t xml:space="preserve"> vegetation types differ in their hyperspectral signatures</w:t>
      </w:r>
      <w:r w:rsidR="0020397E" w:rsidRPr="00FF19D7">
        <w:rPr>
          <w:rFonts w:ascii="Helvetica" w:eastAsiaTheme="minorHAnsi" w:hAnsi="Helvetica" w:cstheme="minorHAnsi"/>
          <w:lang w:val="en-GB" w:eastAsia="en-US"/>
        </w:rPr>
        <w:t>,</w:t>
      </w:r>
      <w:r w:rsidR="00361AF2" w:rsidRPr="00FF19D7">
        <w:rPr>
          <w:rFonts w:ascii="Helvetica" w:hAnsi="Helvetica" w:cstheme="minorHAnsi"/>
          <w:lang w:val="en-GB"/>
        </w:rPr>
        <w:t xml:space="preserve"> can be answered using data obtained at a </w:t>
      </w:r>
      <w:commentRangeStart w:id="16"/>
      <w:r w:rsidR="00361AF2" w:rsidRPr="00FF19D7">
        <w:rPr>
          <w:rFonts w:ascii="Helvetica" w:hAnsi="Helvetica" w:cstheme="minorHAnsi"/>
          <w:lang w:val="en-GB"/>
        </w:rPr>
        <w:t xml:space="preserve">plot-scale </w:t>
      </w:r>
      <w:commentRangeEnd w:id="16"/>
      <w:r w:rsidR="00B126DD">
        <w:rPr>
          <w:rStyle w:val="CommentReference"/>
          <w:lang w:val="de-DE"/>
        </w:rPr>
        <w:commentReference w:id="16"/>
      </w:r>
      <w:r w:rsidR="00361AF2" w:rsidRPr="00FF19D7">
        <w:rPr>
          <w:rFonts w:ascii="Helvetica" w:hAnsi="Helvetica" w:cstheme="minorHAnsi"/>
          <w:lang w:val="en-GB"/>
        </w:rPr>
        <w:t>or plane-scale.</w:t>
      </w:r>
      <w:r w:rsidR="00F54B16" w:rsidRPr="00FF19D7">
        <w:rPr>
          <w:rFonts w:ascii="Helvetica" w:hAnsi="Helvetica" w:cstheme="minorHAnsi"/>
          <w:lang w:val="en-GB"/>
        </w:rPr>
        <w:t xml:space="preserve"> At a drone scale of </w:t>
      </w:r>
      <w:r w:rsidR="00F228F3" w:rsidRPr="00FF19D7">
        <w:rPr>
          <w:rFonts w:ascii="Helvetica" w:hAnsi="Helvetica" w:cstheme="minorHAnsi"/>
          <w:lang w:val="en-GB"/>
        </w:rPr>
        <w:t>observation,</w:t>
      </w:r>
      <w:r w:rsidR="00F54B16" w:rsidRPr="00FF19D7">
        <w:rPr>
          <w:rFonts w:ascii="Helvetica" w:hAnsi="Helvetica" w:cstheme="minorHAnsi"/>
          <w:lang w:val="en-GB"/>
        </w:rPr>
        <w:t xml:space="preserve"> hyperspectral data </w:t>
      </w:r>
      <w:r w:rsidR="00E4160A">
        <w:rPr>
          <w:rFonts w:ascii="Helvetica" w:hAnsi="Helvetica" w:cstheme="minorHAnsi"/>
          <w:lang w:val="en-GB"/>
        </w:rPr>
        <w:t>are</w:t>
      </w:r>
      <w:r w:rsidR="00F54B16" w:rsidRPr="00FF19D7">
        <w:rPr>
          <w:rFonts w:ascii="Helvetica" w:hAnsi="Helvetica" w:cstheme="minorHAnsi"/>
          <w:lang w:val="en-GB"/>
        </w:rPr>
        <w:t xml:space="preserve"> currently </w:t>
      </w:r>
      <w:r w:rsidR="00F228F3" w:rsidRPr="00FF19D7">
        <w:rPr>
          <w:rFonts w:ascii="Helvetica" w:hAnsi="Helvetica" w:cstheme="minorHAnsi"/>
          <w:lang w:val="en-GB"/>
        </w:rPr>
        <w:t>un-</w:t>
      </w:r>
      <w:r w:rsidR="00F54B16" w:rsidRPr="00FF19D7">
        <w:rPr>
          <w:rFonts w:ascii="Helvetica" w:hAnsi="Helvetica" w:cstheme="minorHAnsi"/>
          <w:lang w:val="en-GB"/>
        </w:rPr>
        <w:t xml:space="preserve">available. </w:t>
      </w:r>
      <w:r w:rsidR="00F228F3" w:rsidRPr="00FF19D7">
        <w:rPr>
          <w:rFonts w:ascii="Helvetica" w:hAnsi="Helvetica" w:cstheme="minorHAnsi"/>
          <w:lang w:val="en-GB"/>
        </w:rPr>
        <w:t>Initially</w:t>
      </w:r>
      <w:r w:rsidR="0020397E" w:rsidRPr="00FF19D7">
        <w:rPr>
          <w:rFonts w:ascii="Helvetica" w:hAnsi="Helvetica" w:cstheme="minorHAnsi"/>
          <w:lang w:val="en-GB"/>
        </w:rPr>
        <w:t>,</w:t>
      </w:r>
      <w:r w:rsidR="00F228F3" w:rsidRPr="00FF19D7">
        <w:rPr>
          <w:rFonts w:ascii="Helvetica" w:hAnsi="Helvetica" w:cstheme="minorHAnsi"/>
          <w:lang w:val="en-GB"/>
        </w:rPr>
        <w:t xml:space="preserve"> plot level data will be used to identify if specific spectral signatures can be identified</w:t>
      </w:r>
      <w:r w:rsidR="00175D94" w:rsidRPr="00FF19D7">
        <w:rPr>
          <w:rFonts w:ascii="Helvetica" w:hAnsi="Helvetica" w:cstheme="minorHAnsi"/>
          <w:lang w:val="en-GB"/>
        </w:rPr>
        <w:t>. This scale of analysis is more likely to be successful</w:t>
      </w:r>
      <w:r w:rsidR="00F228F3" w:rsidRPr="00FF19D7">
        <w:rPr>
          <w:rFonts w:ascii="Helvetica" w:hAnsi="Helvetica" w:cstheme="minorHAnsi"/>
          <w:lang w:val="en-GB"/>
        </w:rPr>
        <w:t xml:space="preserve"> due to higher resolution</w:t>
      </w:r>
      <w:r w:rsidR="00175D94" w:rsidRPr="00FF19D7">
        <w:rPr>
          <w:rFonts w:ascii="Helvetica" w:hAnsi="Helvetica" w:cstheme="minorHAnsi"/>
          <w:lang w:val="en-GB"/>
        </w:rPr>
        <w:t>, resulting in</w:t>
      </w:r>
      <w:r w:rsidR="00F228F3" w:rsidRPr="00FF19D7">
        <w:rPr>
          <w:rFonts w:ascii="Helvetica" w:hAnsi="Helvetica" w:cstheme="minorHAnsi"/>
          <w:lang w:val="en-GB"/>
        </w:rPr>
        <w:t xml:space="preserve"> more </w:t>
      </w:r>
      <w:r w:rsidR="00175D94" w:rsidRPr="00FF19D7">
        <w:rPr>
          <w:rFonts w:ascii="Helvetica" w:hAnsi="Helvetica" w:cstheme="minorHAnsi"/>
          <w:lang w:val="en-GB"/>
        </w:rPr>
        <w:t>spectral</w:t>
      </w:r>
      <w:r w:rsidR="00F228F3" w:rsidRPr="00FF19D7">
        <w:rPr>
          <w:rFonts w:ascii="Helvetica" w:hAnsi="Helvetica" w:cstheme="minorHAnsi"/>
          <w:lang w:val="en-GB"/>
        </w:rPr>
        <w:t xml:space="preserve"> variance is captured. If successful, I will attempt to detect these signatures</w:t>
      </w:r>
      <w:r w:rsidR="00175D94" w:rsidRPr="00FF19D7">
        <w:rPr>
          <w:rFonts w:ascii="Helvetica" w:hAnsi="Helvetica" w:cstheme="minorHAnsi"/>
          <w:lang w:val="en-GB"/>
        </w:rPr>
        <w:t xml:space="preserve"> at</w:t>
      </w:r>
      <w:r w:rsidR="00F228F3" w:rsidRPr="00FF19D7">
        <w:rPr>
          <w:rFonts w:ascii="Helvetica" w:hAnsi="Helvetica" w:cstheme="minorHAnsi"/>
          <w:lang w:val="en-GB"/>
        </w:rPr>
        <w:t xml:space="preserve"> </w:t>
      </w:r>
      <w:r w:rsidR="00175D94" w:rsidRPr="00FF19D7">
        <w:rPr>
          <w:rFonts w:ascii="Helvetica" w:hAnsi="Helvetica" w:cstheme="minorHAnsi"/>
          <w:lang w:val="en-GB"/>
        </w:rPr>
        <w:t>a remotely sensed</w:t>
      </w:r>
      <w:r w:rsidR="00F228F3" w:rsidRPr="00FF19D7">
        <w:rPr>
          <w:rFonts w:ascii="Helvetica" w:hAnsi="Helvetica" w:cstheme="minorHAnsi"/>
          <w:lang w:val="en-GB"/>
        </w:rPr>
        <w:t xml:space="preserve"> plane scale</w:t>
      </w:r>
      <w:r w:rsidR="00175D94" w:rsidRPr="00FF19D7">
        <w:rPr>
          <w:rFonts w:ascii="Helvetica" w:hAnsi="Helvetica" w:cstheme="minorHAnsi"/>
          <w:lang w:val="en-GB"/>
        </w:rPr>
        <w:t>. Here</w:t>
      </w:r>
      <w:r w:rsidR="0020397E" w:rsidRPr="00FF19D7">
        <w:rPr>
          <w:rFonts w:ascii="Helvetica" w:hAnsi="Helvetica" w:cstheme="minorHAnsi"/>
          <w:lang w:val="en-GB"/>
        </w:rPr>
        <w:t>,</w:t>
      </w:r>
      <w:r w:rsidR="00175D94" w:rsidRPr="00FF19D7">
        <w:rPr>
          <w:rFonts w:ascii="Helvetica" w:hAnsi="Helvetica" w:cstheme="minorHAnsi"/>
          <w:lang w:val="en-GB"/>
        </w:rPr>
        <w:t xml:space="preserve"> the variance in spectral diversity of </w:t>
      </w:r>
      <w:r w:rsidR="00175D94" w:rsidRPr="00FF19D7">
        <w:rPr>
          <w:rFonts w:ascii="Helvetica" w:eastAsiaTheme="minorHAnsi" w:hAnsi="Helvetica" w:cstheme="minorHAnsi"/>
          <w:lang w:val="en-GB" w:eastAsia="en-US"/>
        </w:rPr>
        <w:t xml:space="preserve">Herschel and </w:t>
      </w:r>
      <w:proofErr w:type="spellStart"/>
      <w:r w:rsidR="00175D94" w:rsidRPr="00FF19D7">
        <w:rPr>
          <w:rFonts w:ascii="Helvetica" w:eastAsiaTheme="minorHAnsi" w:hAnsi="Helvetica" w:cstheme="minorHAnsi"/>
          <w:lang w:val="en-GB" w:eastAsia="en-US"/>
        </w:rPr>
        <w:t>Komakuk</w:t>
      </w:r>
      <w:proofErr w:type="spellEnd"/>
      <w:r w:rsidR="00175D94" w:rsidRPr="00FF19D7">
        <w:rPr>
          <w:rFonts w:ascii="Helvetica" w:eastAsiaTheme="minorHAnsi" w:hAnsi="Helvetica" w:cstheme="minorHAnsi"/>
          <w:lang w:val="en-GB" w:eastAsia="en-US"/>
        </w:rPr>
        <w:t xml:space="preserve"> vegetation </w:t>
      </w:r>
      <w:r w:rsidR="00175D94" w:rsidRPr="00FF19D7">
        <w:rPr>
          <w:rFonts w:ascii="Helvetica" w:hAnsi="Helvetica" w:cstheme="minorHAnsi"/>
          <w:lang w:val="en-GB"/>
        </w:rPr>
        <w:t xml:space="preserve">will be compared using an existing mapping of the vegetation types present on </w:t>
      </w:r>
      <w:proofErr w:type="spellStart"/>
      <w:r w:rsidR="00175D94" w:rsidRPr="00FF19D7">
        <w:rPr>
          <w:rFonts w:ascii="Helvetica" w:hAnsi="Helvetica" w:cstheme="minorHAnsi"/>
          <w:lang w:val="en-GB"/>
        </w:rPr>
        <w:t>Qikiqtaruk</w:t>
      </w:r>
      <w:proofErr w:type="spellEnd"/>
      <w:r w:rsidR="00175D94" w:rsidRPr="00FF19D7">
        <w:rPr>
          <w:rFonts w:ascii="Helvetica" w:hAnsi="Helvetica" w:cstheme="minorHAnsi"/>
          <w:lang w:val="en-GB"/>
        </w:rPr>
        <w:t xml:space="preserve"> </w:t>
      </w:r>
      <w:r w:rsidR="00175D94" w:rsidRPr="00FF19D7">
        <w:rPr>
          <w:rFonts w:ascii="Helvetica" w:hAnsi="Helvetica" w:cstheme="minorHAnsi"/>
          <w:lang w:val="en-GB"/>
        </w:rPr>
        <w:fldChar w:fldCharType="begin"/>
      </w:r>
      <w:r w:rsidR="00175D94" w:rsidRPr="00FF19D7">
        <w:rPr>
          <w:rFonts w:ascii="Helvetica" w:hAnsi="Helvetica" w:cstheme="minorHAnsi"/>
          <w:lang w:val="en-GB"/>
        </w:rPr>
        <w:instrText xml:space="preserve"> ADDIN ZOTERO_ITEM CSL_CITATION {"citationID":"TukThWOZ","properties":{"formattedCitation":"(Obu et al., 2017)","plainCitation":"(Obu et al., 2017)","noteIndex":0},"citationItems":[{"id":456,"uris":["http://zotero.org/users/local/8RirLiuI/items/HRXNI3E6"],"uri":["http://zotero.org/users/local/8RirLiuI/items/HRXNI3E6"],"itemData":{"id":456,"type":"article-journal","container-title":"Permafrost and Periglacial Processes","DOI":"10.1002/ppp.1881","ISSN":"10456740","issue":"1","journalAbbreviation":"Permafrost and Periglac. Process.","language":"en","page":"92-107","source":"DOI.org (Crossref)","title":"Effect of Terrain Characteristics on Soil Organic Carbon and Total Nitrogen Stocks in Soils of Herschel Island, Western Canadian Arctic: Geomorphic Disturbance, SOC and TN","title-short":"Effect of Terrain Characteristics on Soil Organic Carbon and Total Nitrogen Stocks in Soils of Herschel Island, Western Canadian Arctic","volume":"28","author":[{"family":"Obu","given":"J."},{"family":"Lantuit","given":"H."},{"family":"Myers-Smith","given":"I."},{"family":"Heim","given":"B."},{"family":"Wolter","given":"J."},{"family":"Fritz","given":"M."}],"issued":{"date-parts":[["2017",1]]}}}],"schema":"https://github.com/citation-style-language/schema/raw/master/csl-citation.json"} </w:instrText>
      </w:r>
      <w:r w:rsidR="00175D94" w:rsidRPr="00FF19D7">
        <w:rPr>
          <w:rFonts w:ascii="Helvetica" w:hAnsi="Helvetica" w:cstheme="minorHAnsi"/>
          <w:lang w:val="en-GB"/>
        </w:rPr>
        <w:fldChar w:fldCharType="separate"/>
      </w:r>
      <w:r w:rsidR="00175D94" w:rsidRPr="00FF19D7">
        <w:rPr>
          <w:rFonts w:ascii="Helvetica" w:hAnsi="Helvetica" w:cstheme="minorHAnsi"/>
          <w:noProof/>
          <w:lang w:val="en-GB"/>
        </w:rPr>
        <w:t>(Obu et al., 2017)</w:t>
      </w:r>
      <w:r w:rsidR="00175D94" w:rsidRPr="00FF19D7">
        <w:rPr>
          <w:rFonts w:ascii="Helvetica" w:hAnsi="Helvetica" w:cstheme="minorHAnsi"/>
          <w:lang w:val="en-GB"/>
        </w:rPr>
        <w:fldChar w:fldCharType="end"/>
      </w:r>
      <w:r w:rsidR="00175D94" w:rsidRPr="00FF19D7">
        <w:rPr>
          <w:rFonts w:ascii="Helvetica" w:hAnsi="Helvetica" w:cstheme="minorHAnsi"/>
          <w:lang w:val="en-GB"/>
        </w:rPr>
        <w:t xml:space="preserve">. </w:t>
      </w:r>
    </w:p>
    <w:p w14:paraId="0625C13F" w14:textId="77777777" w:rsidR="00361AF2" w:rsidRPr="00F42F0F" w:rsidRDefault="00361AF2" w:rsidP="00FF19D7">
      <w:pPr>
        <w:spacing w:line="360" w:lineRule="auto"/>
        <w:jc w:val="both"/>
        <w:rPr>
          <w:rFonts w:ascii="Helvetica" w:hAnsi="Helvetica" w:cstheme="minorHAnsi"/>
          <w:lang w:val="en-GB"/>
        </w:rPr>
      </w:pPr>
    </w:p>
    <w:p w14:paraId="6DBEA4AD" w14:textId="5F68F8AB" w:rsidR="00F1048F" w:rsidRPr="00FF19D7" w:rsidRDefault="00FF19D7" w:rsidP="00FF19D7">
      <w:pPr>
        <w:spacing w:line="360" w:lineRule="auto"/>
        <w:jc w:val="both"/>
        <w:rPr>
          <w:rFonts w:ascii="Helvetica" w:hAnsi="Helvetica" w:cstheme="minorHAnsi"/>
          <w:color w:val="201F1E"/>
          <w:bdr w:val="none" w:sz="0" w:space="0" w:color="auto" w:frame="1"/>
          <w:shd w:val="clear" w:color="auto" w:fill="FFFFFF"/>
          <w:lang w:val="en-GB"/>
        </w:rPr>
      </w:pPr>
      <w:r>
        <w:rPr>
          <w:rFonts w:ascii="Helvetica" w:hAnsi="Helvetica" w:cstheme="minorHAnsi"/>
          <w:color w:val="201F1E"/>
          <w:bdr w:val="none" w:sz="0" w:space="0" w:color="auto" w:frame="1"/>
          <w:lang w:val="en-GB"/>
        </w:rPr>
        <w:t>Q</w:t>
      </w:r>
      <w:r w:rsidR="007351C7">
        <w:rPr>
          <w:rFonts w:ascii="Helvetica" w:hAnsi="Helvetica" w:cstheme="minorHAnsi"/>
          <w:color w:val="201F1E"/>
          <w:bdr w:val="none" w:sz="0" w:space="0" w:color="auto" w:frame="1"/>
          <w:lang w:val="en-GB"/>
        </w:rPr>
        <w:t>2</w:t>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t>How hyperspectral signatures relate to species, </w:t>
      </w:r>
      <w:r w:rsidR="00361AF2" w:rsidRPr="00FF19D7">
        <w:rPr>
          <w:rFonts w:ascii="Helvetica" w:hAnsi="Helvetica" w:cstheme="minorHAnsi"/>
          <w:color w:val="201F1E"/>
          <w:bdr w:val="none" w:sz="0" w:space="0" w:color="auto" w:frame="1"/>
          <w:shd w:val="clear" w:color="auto" w:fill="FFFFFF"/>
          <w:lang w:val="en-GB"/>
        </w:rPr>
        <w:t>richness &amp; evenness,</w:t>
      </w:r>
      <w:r w:rsidR="00361AF2" w:rsidRPr="00FF19D7">
        <w:rPr>
          <w:rFonts w:ascii="Helvetica" w:hAnsi="Helvetica" w:cstheme="minorHAnsi"/>
          <w:color w:val="201F1E"/>
          <w:bdr w:val="none" w:sz="0" w:space="0" w:color="auto" w:frame="1"/>
          <w:lang w:val="en-GB"/>
        </w:rPr>
        <w:t> canopy cover, and percent bare ground will be primarily answered with plot level data. Initially,</w:t>
      </w:r>
      <w:r w:rsidR="00CF3CF2" w:rsidRPr="00FF19D7">
        <w:rPr>
          <w:rFonts w:ascii="Helvetica" w:hAnsi="Helvetica" w:cstheme="minorHAnsi"/>
          <w:color w:val="201F1E"/>
          <w:bdr w:val="none" w:sz="0" w:space="0" w:color="auto" w:frame="1"/>
          <w:lang w:val="en-GB"/>
        </w:rPr>
        <w:t xml:space="preserve"> the spectral variance will aim to explain the basic</w:t>
      </w:r>
      <w:r w:rsidR="00361AF2" w:rsidRPr="00FF19D7">
        <w:rPr>
          <w:rFonts w:ascii="Helvetica" w:hAnsi="Helvetica" w:cstheme="minorHAnsi"/>
          <w:color w:val="201F1E"/>
          <w:bdr w:val="none" w:sz="0" w:space="0" w:color="auto" w:frame="1"/>
          <w:lang w:val="en-GB"/>
        </w:rPr>
        <w:t xml:space="preserve"> biodiversity </w:t>
      </w:r>
      <w:r w:rsidR="00CF3CF2" w:rsidRPr="00FF19D7">
        <w:rPr>
          <w:rFonts w:ascii="Helvetica" w:hAnsi="Helvetica" w:cstheme="minorHAnsi"/>
          <w:color w:val="201F1E"/>
          <w:bdr w:val="none" w:sz="0" w:space="0" w:color="auto" w:frame="1"/>
          <w:lang w:val="en-GB"/>
        </w:rPr>
        <w:t>indices richness &amp; evenness</w:t>
      </w:r>
      <w:r w:rsidR="00361AF2" w:rsidRPr="00FF19D7">
        <w:rPr>
          <w:rFonts w:ascii="Helvetica" w:hAnsi="Helvetica" w:cstheme="minorHAnsi"/>
          <w:color w:val="201F1E"/>
          <w:bdr w:val="none" w:sz="0" w:space="0" w:color="auto" w:frame="1"/>
          <w:lang w:val="en-GB"/>
        </w:rPr>
        <w:t>. I will use</w:t>
      </w:r>
      <w:r w:rsidR="00CF3CF2" w:rsidRPr="00FF19D7">
        <w:rPr>
          <w:rFonts w:ascii="Helvetica" w:hAnsi="Helvetica" w:cstheme="minorHAnsi"/>
          <w:color w:val="201F1E"/>
          <w:bdr w:val="none" w:sz="0" w:space="0" w:color="auto" w:frame="1"/>
          <w:lang w:val="en-GB"/>
        </w:rPr>
        <w:t xml:space="preserve"> p</w:t>
      </w:r>
      <w:r w:rsidR="00361AF2" w:rsidRPr="00FF19D7">
        <w:rPr>
          <w:rFonts w:ascii="Helvetica" w:hAnsi="Helvetica" w:cstheme="minorHAnsi"/>
          <w:color w:val="201F1E"/>
          <w:bdr w:val="none" w:sz="0" w:space="0" w:color="auto" w:frame="1"/>
          <w:lang w:val="en-GB"/>
        </w:rPr>
        <w:t>oint-framing data for the identification of species, as well as canopy cover and percent bare ground.</w:t>
      </w:r>
      <w:r w:rsidR="00EF1FA7" w:rsidRPr="00FF19D7">
        <w:rPr>
          <w:rFonts w:ascii="Helvetica" w:hAnsi="Helvetica" w:cstheme="minorHAnsi"/>
          <w:color w:val="201F1E"/>
          <w:bdr w:val="none" w:sz="0" w:space="0" w:color="auto" w:frame="1"/>
          <w:lang w:val="en-GB"/>
        </w:rPr>
        <w:t xml:space="preserve"> </w:t>
      </w:r>
    </w:p>
    <w:p w14:paraId="5004B396" w14:textId="77777777" w:rsidR="00E007DB" w:rsidRPr="00E007DB" w:rsidRDefault="00E007DB" w:rsidP="00FF19D7">
      <w:pPr>
        <w:pStyle w:val="ListParagraph"/>
        <w:spacing w:line="360" w:lineRule="auto"/>
        <w:jc w:val="both"/>
        <w:rPr>
          <w:rFonts w:ascii="Helvetica" w:hAnsi="Helvetica" w:cstheme="minorHAnsi"/>
          <w:color w:val="201F1E"/>
          <w:bdr w:val="none" w:sz="0" w:space="0" w:color="auto" w:frame="1"/>
          <w:shd w:val="clear" w:color="auto" w:fill="FFFFFF"/>
          <w:lang w:val="en-GB"/>
        </w:rPr>
      </w:pPr>
    </w:p>
    <w:p w14:paraId="54260CCC" w14:textId="71BE8570" w:rsidR="00F1048F" w:rsidRPr="00FF19D7" w:rsidRDefault="00EF1FA7" w:rsidP="00FF19D7">
      <w:pPr>
        <w:spacing w:line="360" w:lineRule="auto"/>
        <w:jc w:val="both"/>
        <w:rPr>
          <w:rFonts w:ascii="Helvetica" w:hAnsi="Helvetica" w:cstheme="minorHAnsi"/>
          <w:color w:val="201F1E"/>
          <w:bdr w:val="none" w:sz="0" w:space="0" w:color="auto" w:frame="1"/>
          <w:shd w:val="clear" w:color="auto" w:fill="FFFFFF"/>
          <w:lang w:val="en-GB"/>
        </w:rPr>
      </w:pPr>
      <w:commentRangeStart w:id="18"/>
      <w:r w:rsidRPr="00FF19D7">
        <w:rPr>
          <w:rFonts w:ascii="Helvetica" w:hAnsi="Helvetica" w:cstheme="minorHAnsi"/>
          <w:color w:val="000000" w:themeColor="text1"/>
          <w:bdr w:val="none" w:sz="0" w:space="0" w:color="auto" w:frame="1"/>
          <w:lang w:val="en-GB"/>
        </w:rPr>
        <w:t xml:space="preserve">Canopy cover and structure </w:t>
      </w:r>
      <w:commentRangeEnd w:id="18"/>
      <w:r w:rsidR="00175980">
        <w:rPr>
          <w:rStyle w:val="CommentReference"/>
          <w:lang w:val="de-DE"/>
        </w:rPr>
        <w:commentReference w:id="18"/>
      </w:r>
      <w:r w:rsidRPr="00FF19D7">
        <w:rPr>
          <w:rFonts w:ascii="Helvetica" w:hAnsi="Helvetica" w:cstheme="minorHAnsi"/>
          <w:color w:val="000000" w:themeColor="text1"/>
          <w:bdr w:val="none" w:sz="0" w:space="0" w:color="auto" w:frame="1"/>
          <w:lang w:val="en-GB"/>
        </w:rPr>
        <w:t xml:space="preserve">may interact and scatter light, altering the reflective properties of a plot. This could result in greater observed spectral diversity, without truly having a more biologically diverse community. </w:t>
      </w:r>
      <w:r w:rsidRPr="00FF19D7">
        <w:rPr>
          <w:rFonts w:ascii="Helvetica" w:hAnsi="Helvetica" w:cstheme="minorHAnsi"/>
          <w:lang w:val="en-GB"/>
        </w:rPr>
        <w:fldChar w:fldCharType="begin"/>
      </w:r>
      <w:r w:rsidRPr="00FF19D7">
        <w:rPr>
          <w:rFonts w:ascii="Helvetica" w:hAnsi="Helvetica" w:cstheme="minorHAnsi"/>
          <w:lang w:val="en-GB"/>
        </w:rPr>
        <w:instrText xml:space="preserve"> ADDIN ZOTERO_TEMP </w:instrText>
      </w:r>
      <w:r w:rsidRPr="00FF19D7">
        <w:rPr>
          <w:rFonts w:ascii="Helvetica" w:hAnsi="Helvetica" w:cstheme="minorHAnsi"/>
          <w:lang w:val="en-GB"/>
        </w:rPr>
        <w:fldChar w:fldCharType="separate"/>
      </w:r>
      <w:r w:rsidRPr="00FF19D7">
        <w:rPr>
          <w:rFonts w:ascii="Helvetica" w:hAnsi="Helvetica" w:cstheme="minorHAnsi"/>
          <w:noProof/>
          <w:lang w:val="en-GB"/>
        </w:rPr>
        <w:t>(Asner and Martin, 2009)</w:t>
      </w:r>
      <w:r w:rsidRPr="00FF19D7">
        <w:rPr>
          <w:rFonts w:ascii="Helvetica" w:hAnsi="Helvetica" w:cstheme="minorHAnsi"/>
          <w:lang w:val="en-GB"/>
        </w:rPr>
        <w:fldChar w:fldCharType="end"/>
      </w:r>
      <w:r w:rsidRPr="00FF19D7">
        <w:rPr>
          <w:rFonts w:ascii="Helvetica" w:hAnsi="Helvetica" w:cstheme="minorHAnsi"/>
          <w:color w:val="000000" w:themeColor="text1"/>
          <w:bdr w:val="none" w:sz="0" w:space="0" w:color="auto" w:frame="1"/>
          <w:lang w:val="en-GB"/>
        </w:rPr>
        <w:t xml:space="preserve">. This </w:t>
      </w:r>
      <w:r w:rsidRPr="00FF19D7">
        <w:rPr>
          <w:rFonts w:ascii="Helvetica" w:hAnsi="Helvetica" w:cstheme="minorHAnsi"/>
          <w:color w:val="000000" w:themeColor="text1"/>
          <w:bdr w:val="none" w:sz="0" w:space="0" w:color="auto" w:frame="1"/>
          <w:lang w:val="en-GB"/>
        </w:rPr>
        <w:lastRenderedPageBreak/>
        <w:t>would result in plots with greater canopy cover having inflated corresponding biodiversity estimates. Therefore, canopy cover, derived from point-framing data, will be added as covariate for spectral diversity. Similarly, e</w:t>
      </w:r>
      <w:r w:rsidRPr="00FF19D7">
        <w:rPr>
          <w:rFonts w:ascii="Helvetica" w:hAnsi="Helvetica" w:cstheme="minorHAnsi"/>
          <w:color w:val="201F1E"/>
          <w:bdr w:val="none" w:sz="0" w:space="0" w:color="auto" w:frame="1"/>
          <w:lang w:val="en-GB"/>
        </w:rPr>
        <w:t>xposed ground is a significant predictor of variance in spectral diversity</w:t>
      </w:r>
      <w:r w:rsidR="00F1048F" w:rsidRPr="00FF19D7">
        <w:rPr>
          <w:rFonts w:ascii="Helvetica" w:hAnsi="Helvetica" w:cstheme="minorHAnsi"/>
          <w:color w:val="201F1E"/>
          <w:bdr w:val="none" w:sz="0" w:space="0" w:color="auto" w:frame="1"/>
          <w:lang w:val="en-GB"/>
        </w:rPr>
        <w:t>, as soil has a distinctly different reflectance from vegetation</w:t>
      </w:r>
      <w:r w:rsidRPr="00FF19D7">
        <w:rPr>
          <w:rFonts w:ascii="Helvetica" w:hAnsi="Helvetica" w:cstheme="minorHAnsi"/>
          <w:color w:val="201F1E"/>
          <w:bdr w:val="none" w:sz="0" w:space="0" w:color="auto" w:frame="1"/>
          <w:lang w:val="en-GB"/>
        </w:rPr>
        <w:t xml:space="preserve"> </w:t>
      </w:r>
      <w:r w:rsidRPr="00FF19D7">
        <w:rPr>
          <w:rFonts w:ascii="Helvetica" w:hAnsi="Helvetica" w:cstheme="minorHAnsi"/>
          <w:color w:val="201F1E"/>
          <w:bdr w:val="none" w:sz="0" w:space="0" w:color="auto" w:frame="1"/>
          <w:shd w:val="clear" w:color="auto" w:fill="FFFFFF"/>
          <w:lang w:val="en-GB"/>
        </w:rPr>
        <w:t>(</w:t>
      </w:r>
      <w:proofErr w:type="spellStart"/>
      <w:r w:rsidRPr="00FF19D7">
        <w:rPr>
          <w:rFonts w:ascii="Helvetica" w:hAnsi="Helvetica" w:cstheme="minorHAnsi"/>
          <w:color w:val="201F1E"/>
          <w:bdr w:val="none" w:sz="0" w:space="0" w:color="auto" w:frame="1"/>
          <w:shd w:val="clear" w:color="auto" w:fill="FFFFFF"/>
          <w:lang w:val="en-GB"/>
        </w:rPr>
        <w:t>Gholizadeh</w:t>
      </w:r>
      <w:proofErr w:type="spellEnd"/>
      <w:r w:rsidRPr="00FF19D7">
        <w:rPr>
          <w:rFonts w:ascii="Helvetica" w:hAnsi="Helvetica" w:cstheme="minorHAnsi"/>
          <w:color w:val="201F1E"/>
          <w:bdr w:val="none" w:sz="0" w:space="0" w:color="auto" w:frame="1"/>
          <w:shd w:val="clear" w:color="auto" w:fill="FFFFFF"/>
          <w:lang w:val="en-GB"/>
        </w:rPr>
        <w:t xml:space="preserve"> et al., 2018)</w:t>
      </w:r>
      <w:r w:rsidR="00F1048F" w:rsidRPr="00FF19D7">
        <w:rPr>
          <w:rFonts w:ascii="Helvetica" w:hAnsi="Helvetica" w:cstheme="minorHAnsi"/>
          <w:color w:val="201F1E"/>
          <w:bdr w:val="none" w:sz="0" w:space="0" w:color="auto" w:frame="1"/>
          <w:shd w:val="clear" w:color="auto" w:fill="FFFFFF"/>
          <w:lang w:val="en-GB"/>
        </w:rPr>
        <w:t xml:space="preserve">. </w:t>
      </w:r>
    </w:p>
    <w:p w14:paraId="6E99A6BA" w14:textId="77777777" w:rsidR="00E007DB" w:rsidRDefault="00E007DB" w:rsidP="00FF19D7">
      <w:pPr>
        <w:pStyle w:val="ListParagraph"/>
        <w:spacing w:line="360" w:lineRule="auto"/>
        <w:ind w:left="1080"/>
        <w:jc w:val="both"/>
        <w:rPr>
          <w:rFonts w:ascii="Helvetica" w:hAnsi="Helvetica" w:cstheme="minorHAnsi"/>
          <w:color w:val="000000" w:themeColor="text1"/>
          <w:bdr w:val="none" w:sz="0" w:space="0" w:color="auto" w:frame="1"/>
          <w:lang w:val="en-GB"/>
        </w:rPr>
      </w:pPr>
    </w:p>
    <w:p w14:paraId="5A2D22C7" w14:textId="3F98A398" w:rsidR="00C74A54" w:rsidRPr="00FF19D7" w:rsidRDefault="00F93D7B" w:rsidP="00FF19D7">
      <w:pPr>
        <w:spacing w:line="360" w:lineRule="auto"/>
        <w:jc w:val="both"/>
        <w:rPr>
          <w:rFonts w:ascii="Helvetica" w:hAnsi="Helvetica" w:cstheme="minorHAnsi"/>
          <w:lang w:val="en-GB"/>
        </w:rPr>
      </w:pPr>
      <w:r w:rsidRPr="00FF19D7">
        <w:rPr>
          <w:rFonts w:ascii="Helvetica" w:hAnsi="Helvetica" w:cstheme="minorHAnsi"/>
          <w:color w:val="201F1E"/>
          <w:bdr w:val="none" w:sz="0" w:space="0" w:color="auto" w:frame="1"/>
          <w:shd w:val="clear" w:color="auto" w:fill="FFFFFF"/>
          <w:lang w:val="en-GB"/>
        </w:rPr>
        <w:t>C</w:t>
      </w:r>
      <w:r w:rsidR="00F1048F" w:rsidRPr="00FF19D7">
        <w:rPr>
          <w:rFonts w:ascii="Helvetica" w:hAnsi="Helvetica" w:cstheme="minorHAnsi"/>
          <w:color w:val="201F1E"/>
          <w:bdr w:val="none" w:sz="0" w:space="0" w:color="auto" w:frame="1"/>
          <w:shd w:val="clear" w:color="auto" w:fill="FFFFFF"/>
          <w:lang w:val="en-GB"/>
        </w:rPr>
        <w:t xml:space="preserve">anopy cover and percent bare ground </w:t>
      </w:r>
      <w:r w:rsidR="00361AF2" w:rsidRPr="00FF19D7">
        <w:rPr>
          <w:rFonts w:ascii="Helvetica" w:hAnsi="Helvetica" w:cstheme="minorHAnsi"/>
          <w:color w:val="201F1E"/>
          <w:bdr w:val="none" w:sz="0" w:space="0" w:color="auto" w:frame="1"/>
          <w:lang w:val="en-GB"/>
        </w:rPr>
        <w:t xml:space="preserve">are included as abiotic correlates, as they </w:t>
      </w:r>
      <w:r w:rsidR="00EF1FA7" w:rsidRPr="00FF19D7">
        <w:rPr>
          <w:rFonts w:ascii="Helvetica" w:hAnsi="Helvetica" w:cstheme="minorHAnsi"/>
          <w:color w:val="201F1E"/>
          <w:bdr w:val="none" w:sz="0" w:space="0" w:color="auto" w:frame="1"/>
          <w:lang w:val="en-GB"/>
        </w:rPr>
        <w:t xml:space="preserve">likely </w:t>
      </w:r>
      <w:r w:rsidR="00361AF2" w:rsidRPr="00FF19D7">
        <w:rPr>
          <w:rFonts w:ascii="Helvetica" w:hAnsi="Helvetica" w:cstheme="minorHAnsi"/>
          <w:color w:val="201F1E"/>
          <w:bdr w:val="none" w:sz="0" w:space="0" w:color="auto" w:frame="1"/>
          <w:lang w:val="en-GB"/>
        </w:rPr>
        <w:t xml:space="preserve">have significant impact on the spectral signature of a plot, and </w:t>
      </w:r>
      <w:r w:rsidR="00F1048F" w:rsidRPr="00FF19D7">
        <w:rPr>
          <w:rFonts w:ascii="Helvetica" w:hAnsi="Helvetica" w:cstheme="minorHAnsi"/>
          <w:color w:val="201F1E"/>
          <w:bdr w:val="none" w:sz="0" w:space="0" w:color="auto" w:frame="1"/>
          <w:lang w:val="en-GB"/>
        </w:rPr>
        <w:t xml:space="preserve">subsequent </w:t>
      </w:r>
      <w:r w:rsidR="00361AF2" w:rsidRPr="00FF19D7">
        <w:rPr>
          <w:rFonts w:ascii="Helvetica" w:hAnsi="Helvetica" w:cstheme="minorHAnsi"/>
          <w:color w:val="201F1E"/>
          <w:bdr w:val="none" w:sz="0" w:space="0" w:color="auto" w:frame="1"/>
          <w:lang w:val="en-GB"/>
        </w:rPr>
        <w:t xml:space="preserve">derived biodiversity estimates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{"citationID":"GsbtuDZP","properties":{"formattedCitation":"(Asner and Martin, 2009)","plainCitation":"(Asner and Martin, 2009)","noteIndex":0},"citationItems":[{"id":460,"uris":["http://zotero.org/users/local/8RirLiuI/items/W2JSBDNT"],"uri":["http://zotero.org/users/local/8RirLiuI/items/W2JSBDNT"],"itemData":{"id":460,"type":"article-journal","container-title":"Frontiers in Ecology and the Environment","DOI":"10.1890/070152","ISSN":"1540-9295","issue":"5","journalAbbreviation":"Frontiers in Ecology and the Environment","language":"en","page":"269-276","source":"DOI.org (Crossref)","title":"Airborne spectranomics: mapping canopy chemical and taxonomic diversity in tropical forests","title-short":"Airborne spectranomics","volume":"7","author":[{"family":"Asner","given":"Gregory P"},{"family":"Martin","given":"Roberta E"}],"issued":{"date-parts":[["2009",6]]}}}],"schema":"https://github.com/citation-style-language/schema/raw/master/csl-citation.json"}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(Asner and Martin, 2009)</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361AF2" w:rsidRPr="00FF19D7">
        <w:rPr>
          <w:rFonts w:ascii="Helvetica" w:hAnsi="Helvetica" w:cstheme="minorHAnsi"/>
          <w:color w:val="201F1E"/>
          <w:bdr w:val="none" w:sz="0" w:space="0" w:color="auto" w:frame="1"/>
          <w:lang w:val="en-GB"/>
        </w:rPr>
        <w:instrText xml:space="preserve"> ADDIN ZOTERO_ITEM CSL_CITATION {"citationID":"w4VF5UiM","properties":{"formattedCitation":"(Ollinger, 2011)","plainCitation":"(Ollinger, 2011)","noteIndex":0},"citationItems":[{"id":472,"uris":["http://zotero.org/users/local/8RirLiuI/items/JBUCD3WL"],"uri":["http://zotero.org/users/local/8RirLiuI/items/JBUCD3WL"],"itemData":{"id":472,"type":"article-journal","container-title":"New Phytologist","DOI":"10.1111/j.1469-8137.2010.03536.x","ISSN":"0028646X","issue":"2","language":"en","page":"375-394","source":"DOI.org (Crossref)","title":"Sources of variability in canopy reflectance and the convergent properties of plants: Tansley review","title-short":"Sources of variability in canopy reflectance and the convergent properties of plants","volume":"189","author":[{"family":"Ollinger","given":"S. V."}],"issued":{"date-parts":[["2011",1]]}}}],"schema":"https://github.com/citation-style-language/schema/raw/master/csl-citation.json"}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361AF2" w:rsidRPr="00FF19D7">
        <w:rPr>
          <w:rFonts w:ascii="Helvetica" w:hAnsi="Helvetica" w:cstheme="minorHAnsi"/>
          <w:noProof/>
          <w:color w:val="201F1E"/>
          <w:bdr w:val="none" w:sz="0" w:space="0" w:color="auto" w:frame="1"/>
          <w:lang w:val="en-GB"/>
        </w:rPr>
        <w:t>(Ollinger, 2011)</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color w:val="201F1E"/>
          <w:bdr w:val="none" w:sz="0" w:space="0" w:color="auto" w:frame="1"/>
          <w:lang w:val="en-GB"/>
        </w:rPr>
        <w:fldChar w:fldCharType="begin"/>
      </w:r>
      <w:r w:rsidR="00211CF5">
        <w:rPr>
          <w:rFonts w:ascii="Helvetica" w:hAnsi="Helvetica" w:cstheme="minorHAnsi"/>
          <w:color w:val="201F1E"/>
          <w:bdr w:val="none" w:sz="0" w:space="0" w:color="auto" w:frame="1"/>
          <w:lang w:val="en-GB"/>
        </w:rPr>
        <w:instrText xml:space="preserve"> ADDIN ZOTERO_ITEM CSL_CITATION {"citationID":"zpGK5ieR","properties":{"formattedCitation":"(Gholizadeh et al., 2018a)","plainCitation":"(Gholizadeh et al., 2018a)","noteIndex":0},"citationItems":[{"id":"scFdxgim/nnpKHB9y","uris":["http://zotero.org/users/local/8RirLiuI/items/7Q8K297K"],"uri":["http://zotero.org/users/local/8RirLiuI/items/7Q8K297K"],"itemData":{"id":453,"type":"article-journal","container-title":"Remote Sensing of Environment","DOI":"10.1016/j.rse.2017.12.014","ISSN":"00344257","journalAbbreviation":"Remote Sensing of Environment","language":"en","page":"240-253","source":"DOI.org (Crossref)","title":"Remote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K."},{"family":"Cavender-Bares","given":"Jeannine"}],"issued":{"date-parts":[["2018",3]]}}}],"schema":"https://github.com/citation-style-language/schema/raw/master/csl-citation.json"} </w:instrText>
      </w:r>
      <w:r w:rsidR="00361AF2" w:rsidRPr="00FF19D7">
        <w:rPr>
          <w:rFonts w:ascii="Helvetica" w:hAnsi="Helvetica" w:cstheme="minorHAnsi"/>
          <w:color w:val="201F1E"/>
          <w:bdr w:val="none" w:sz="0" w:space="0" w:color="auto" w:frame="1"/>
          <w:lang w:val="en-GB"/>
        </w:rPr>
        <w:fldChar w:fldCharType="separate"/>
      </w:r>
      <w:r w:rsidR="00EF1FA7" w:rsidRPr="00FF19D7">
        <w:rPr>
          <w:rFonts w:ascii="Helvetica" w:hAnsi="Helvetica" w:cstheme="minorHAnsi"/>
          <w:noProof/>
          <w:color w:val="201F1E"/>
          <w:bdr w:val="none" w:sz="0" w:space="0" w:color="auto" w:frame="1"/>
          <w:lang w:val="en-GB"/>
        </w:rPr>
        <w:t>(Gholizadeh et al., 2018a)</w:t>
      </w:r>
      <w:r w:rsidR="00361AF2" w:rsidRPr="00FF19D7">
        <w:rPr>
          <w:rFonts w:ascii="Helvetica" w:hAnsi="Helvetica" w:cstheme="minorHAnsi"/>
          <w:color w:val="201F1E"/>
          <w:bdr w:val="none" w:sz="0" w:space="0" w:color="auto" w:frame="1"/>
          <w:lang w:val="en-GB"/>
        </w:rPr>
        <w:fldChar w:fldCharType="end"/>
      </w:r>
      <w:r w:rsidR="00361AF2" w:rsidRPr="00FF19D7">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 xml:space="preserve">Furthermore, principle component analysis </w:t>
      </w:r>
      <w:r w:rsidR="00CF3CF2" w:rsidRPr="00FF19D7">
        <w:rPr>
          <w:rFonts w:ascii="Helvetica" w:hAnsi="Helvetica" w:cstheme="minorHAnsi"/>
          <w:lang w:val="en-GB"/>
        </w:rPr>
        <w:t>will</w:t>
      </w:r>
      <w:r w:rsidR="00361AF2" w:rsidRPr="00FF19D7">
        <w:rPr>
          <w:rFonts w:ascii="Helvetica" w:hAnsi="Helvetica" w:cstheme="minorHAnsi"/>
          <w:lang w:val="en-GB"/>
        </w:rPr>
        <w:t xml:space="preserve"> be conducted to see which </w:t>
      </w:r>
      <w:r w:rsidR="00CF3CF2" w:rsidRPr="00FF19D7">
        <w:rPr>
          <w:rFonts w:ascii="Helvetica" w:hAnsi="Helvetica" w:cstheme="minorHAnsi"/>
          <w:lang w:val="en-GB"/>
        </w:rPr>
        <w:t>factors</w:t>
      </w:r>
      <w:r w:rsidR="00361AF2" w:rsidRPr="00FF19D7">
        <w:rPr>
          <w:rFonts w:ascii="Helvetica" w:hAnsi="Helvetica" w:cstheme="minorHAnsi"/>
          <w:lang w:val="en-GB"/>
        </w:rPr>
        <w:t xml:space="preserve"> explain the greatest variability within observed hyperspectral signatures. </w:t>
      </w:r>
    </w:p>
    <w:p w14:paraId="2252D785" w14:textId="77777777" w:rsidR="00E007DB" w:rsidRDefault="00E007DB" w:rsidP="00FF19D7">
      <w:pPr>
        <w:pStyle w:val="ListParagraph"/>
        <w:spacing w:line="360" w:lineRule="auto"/>
        <w:ind w:left="1080"/>
        <w:jc w:val="both"/>
        <w:rPr>
          <w:rFonts w:ascii="Helvetica" w:hAnsi="Helvetica" w:cstheme="minorHAnsi"/>
          <w:lang w:val="en-GB"/>
        </w:rPr>
      </w:pPr>
    </w:p>
    <w:p w14:paraId="4E185988" w14:textId="4CDF9E4B" w:rsidR="00C74A54" w:rsidRDefault="003776AB" w:rsidP="00FF19D7">
      <w:pPr>
        <w:spacing w:line="360" w:lineRule="auto"/>
        <w:jc w:val="both"/>
        <w:rPr>
          <w:rFonts w:ascii="Helvetica" w:eastAsiaTheme="minorHAnsi" w:hAnsi="Helvetica" w:cstheme="minorHAnsi"/>
          <w:lang w:val="en-GB"/>
        </w:rPr>
      </w:pPr>
      <w:commentRangeStart w:id="19"/>
      <w:r w:rsidRPr="00FF19D7">
        <w:rPr>
          <w:rFonts w:ascii="Helvetica" w:eastAsiaTheme="minorHAnsi" w:hAnsi="Helvetica" w:cstheme="minorHAnsi"/>
          <w:lang w:val="en-GB"/>
        </w:rPr>
        <w:t>If feasible</w:t>
      </w:r>
      <w:commentRangeEnd w:id="19"/>
      <w:r w:rsidR="00011295">
        <w:rPr>
          <w:rStyle w:val="CommentReference"/>
          <w:lang w:val="de-DE"/>
        </w:rPr>
        <w:commentReference w:id="19"/>
      </w:r>
      <w:r w:rsidRPr="00FF19D7">
        <w:rPr>
          <w:rFonts w:ascii="Helvetica" w:eastAsiaTheme="minorHAnsi" w:hAnsi="Helvetica" w:cstheme="minorHAnsi"/>
          <w:lang w:val="en-GB"/>
        </w:rPr>
        <w:t xml:space="preserve">, </w:t>
      </w:r>
      <w:commentRangeStart w:id="20"/>
      <w:r w:rsidRPr="00FF19D7">
        <w:rPr>
          <w:rFonts w:ascii="Helvetica" w:eastAsiaTheme="minorHAnsi" w:hAnsi="Helvetica" w:cstheme="minorHAnsi"/>
          <w:lang w:val="en-GB"/>
        </w:rPr>
        <w:t xml:space="preserve">I may </w:t>
      </w:r>
      <w:commentRangeEnd w:id="20"/>
      <w:r w:rsidR="007F6DF4">
        <w:rPr>
          <w:rStyle w:val="CommentReference"/>
          <w:lang w:val="de-DE"/>
        </w:rPr>
        <w:commentReference w:id="20"/>
      </w:r>
      <w:r w:rsidRPr="00FF19D7">
        <w:rPr>
          <w:rFonts w:ascii="Helvetica" w:eastAsiaTheme="minorHAnsi" w:hAnsi="Helvetica" w:cstheme="minorHAnsi"/>
          <w:lang w:val="en-GB"/>
        </w:rPr>
        <w:t>investigate the effects band selection</w:t>
      </w:r>
      <w:r w:rsidR="0020397E" w:rsidRPr="00FF19D7">
        <w:rPr>
          <w:rFonts w:ascii="Helvetica" w:eastAsiaTheme="minorHAnsi" w:hAnsi="Helvetica" w:cstheme="minorHAnsi"/>
          <w:lang w:val="en-GB"/>
        </w:rPr>
        <w:t xml:space="preserve"> has</w:t>
      </w:r>
      <w:r w:rsidRPr="00FF19D7">
        <w:rPr>
          <w:rFonts w:ascii="Helvetica" w:eastAsiaTheme="minorHAnsi" w:hAnsi="Helvetica" w:cstheme="minorHAnsi"/>
          <w:lang w:val="en-GB"/>
        </w:rPr>
        <w:t xml:space="preserve"> on model performance. </w:t>
      </w:r>
      <w:r w:rsidR="00C74A54" w:rsidRPr="00FF19D7">
        <w:rPr>
          <w:rFonts w:ascii="Helvetica" w:eastAsiaTheme="minorHAnsi" w:hAnsi="Helvetica" w:cstheme="minorHAnsi"/>
          <w:lang w:val="en-GB"/>
        </w:rPr>
        <w:t xml:space="preserve">Hughes phenomenon or </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the curse of dimensionality</w:t>
      </w:r>
      <w:r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may impact the ability of hyperspectral data to describe biodiversity </w:t>
      </w:r>
      <w:r w:rsidR="00C74A54" w:rsidRPr="00FF19D7">
        <w:rPr>
          <w:rFonts w:ascii="Helvetica" w:eastAsiaTheme="minorHAnsi" w:hAnsi="Helvetica" w:cstheme="minorHAnsi"/>
          <w:lang w:val="en-GB"/>
        </w:rPr>
        <w:fldChar w:fldCharType="begin"/>
      </w:r>
      <w:r w:rsidR="00C74A54" w:rsidRPr="00FF19D7">
        <w:rPr>
          <w:rFonts w:ascii="Helvetica" w:eastAsiaTheme="minorHAnsi" w:hAnsi="Helvetica" w:cstheme="minorHAnsi"/>
          <w:lang w:val="en-GB"/>
        </w:rPr>
        <w:instrText xml:space="preserve"> ADDIN ZOTERO_ITEM CSL_CITATION {"citationID":"CCWNkcFo","properties":{"formattedCitation":"(Gholizadeh et al., 2018b)","plainCitation":"(Gholizadeh et al., 2018b)","noteIndex":0},"citationItems":[{"id":516,"uris":["http://zotero.org/users/local/8RirLiuI/items/XG75ITPJ"],"uri":["http://zotero.org/users/local/8RirLiuI/items/XG75ITPJ"],"itemData":{"id":516,"type":"article-journal","abstract":"Hyperspectral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K."},{"family":"Cavender-Bares","given":"Jeannine"}],"issued":{"date-parts":[["2018",3,1]]}}}],"schema":"https://github.com/citation-style-language/schema/raw/master/csl-citation.json"} </w:instrText>
      </w:r>
      <w:r w:rsidR="00C74A54" w:rsidRPr="00FF19D7">
        <w:rPr>
          <w:rFonts w:ascii="Helvetica" w:eastAsiaTheme="minorHAnsi" w:hAnsi="Helvetica" w:cstheme="minorHAnsi"/>
          <w:lang w:val="en-GB"/>
        </w:rPr>
        <w:fldChar w:fldCharType="separate"/>
      </w:r>
      <w:r w:rsidR="00C74A54" w:rsidRPr="00FF19D7">
        <w:rPr>
          <w:rFonts w:ascii="Helvetica" w:eastAsiaTheme="minorHAnsi" w:hAnsi="Helvetica" w:cstheme="minorHAnsi"/>
          <w:noProof/>
          <w:lang w:val="en-GB"/>
        </w:rPr>
        <w:t>(Gholizadeh et al., 2018b)</w:t>
      </w:r>
      <w:r w:rsidR="00C74A54" w:rsidRPr="00FF19D7">
        <w:rPr>
          <w:rFonts w:ascii="Helvetica" w:eastAsiaTheme="minorHAnsi" w:hAnsi="Helvetica" w:cstheme="minorHAnsi"/>
          <w:lang w:val="en-GB"/>
        </w:rPr>
        <w:fldChar w:fldCharType="end"/>
      </w:r>
      <w:r w:rsidR="00C74A54" w:rsidRPr="00FF19D7">
        <w:rPr>
          <w:rFonts w:ascii="Helvetica" w:eastAsiaTheme="minorHAnsi" w:hAnsi="Helvetica" w:cstheme="minorHAnsi"/>
          <w:lang w:val="en-GB"/>
        </w:rPr>
        <w:t>. While hyperspectral has more available spectral bands to detect variation, accuracy saturates or even decreases once a variable threshold of bands is passe</w:t>
      </w:r>
      <w:r w:rsidRPr="00FF19D7">
        <w:rPr>
          <w:rFonts w:ascii="Helvetica" w:eastAsiaTheme="minorHAnsi" w:hAnsi="Helvetica" w:cstheme="minorHAnsi"/>
          <w:lang w:val="en-GB"/>
        </w:rPr>
        <w:t>d</w:t>
      </w:r>
      <w:r w:rsidR="00C74A54" w:rsidRPr="00FF19D7">
        <w:rPr>
          <w:rFonts w:ascii="Helvetica" w:eastAsiaTheme="minorHAnsi" w:hAnsi="Helvetica" w:cstheme="minorHAnsi"/>
          <w:lang w:val="en-GB"/>
        </w:rPr>
        <w:t>. This is due to the higher dimensions having less data, resulting in an overall</w:t>
      </w:r>
      <w:r w:rsidRPr="00FF19D7">
        <w:rPr>
          <w:rFonts w:ascii="Helvetica" w:eastAsiaTheme="minorHAnsi" w:hAnsi="Helvetica" w:cstheme="minorHAnsi"/>
          <w:lang w:val="en-GB"/>
        </w:rPr>
        <w:t xml:space="preserve"> loss of</w:t>
      </w:r>
      <w:r w:rsidR="00C74A54" w:rsidRPr="00FF19D7">
        <w:rPr>
          <w:rFonts w:ascii="Helvetica" w:eastAsiaTheme="minorHAnsi" w:hAnsi="Helvetica" w:cstheme="minorHAnsi"/>
          <w:lang w:val="en-GB"/>
        </w:rPr>
        <w:t xml:space="preserve"> accuracy (ibid). To resolve this</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one can reduce the number of dimensions used in analyses by selecting only the most optimal spectral bands. Here</w:t>
      </w:r>
      <w:r w:rsidR="0020397E" w:rsidRPr="00FF19D7">
        <w:rPr>
          <w:rFonts w:ascii="Helvetica" w:eastAsiaTheme="minorHAnsi" w:hAnsi="Helvetica" w:cstheme="minorHAnsi"/>
          <w:lang w:val="en-GB"/>
        </w:rPr>
        <w:t>,</w:t>
      </w:r>
      <w:r w:rsidR="00C74A54" w:rsidRPr="00FF19D7">
        <w:rPr>
          <w:rFonts w:ascii="Helvetica" w:eastAsiaTheme="minorHAnsi" w:hAnsi="Helvetica" w:cstheme="minorHAnsi"/>
          <w:lang w:val="en-GB"/>
        </w:rPr>
        <w:t xml:space="preserve"> bands that are best at detecting biodiversity would be </w:t>
      </w:r>
      <w:r w:rsidRPr="00FF19D7">
        <w:rPr>
          <w:rFonts w:ascii="Helvetica" w:eastAsiaTheme="minorHAnsi" w:hAnsi="Helvetica" w:cstheme="minorHAnsi"/>
          <w:lang w:val="en-GB"/>
        </w:rPr>
        <w:t xml:space="preserve">filtered using </w:t>
      </w:r>
      <w:r w:rsidR="005607C1" w:rsidRPr="00FF19D7">
        <w:rPr>
          <w:rFonts w:ascii="Helvetica" w:eastAsiaTheme="minorHAnsi" w:hAnsi="Helvetica" w:cstheme="minorHAnsi"/>
          <w:lang w:val="en-GB"/>
        </w:rPr>
        <w:t xml:space="preserve">a selecting </w:t>
      </w:r>
      <w:r w:rsidR="00934239" w:rsidRPr="00FF19D7">
        <w:rPr>
          <w:rFonts w:ascii="Helvetica" w:eastAsiaTheme="minorHAnsi" w:hAnsi="Helvetica" w:cstheme="minorHAnsi"/>
          <w:lang w:val="en-GB"/>
        </w:rPr>
        <w:t>algorithm or</w:t>
      </w:r>
      <w:r w:rsidR="00C74A54" w:rsidRPr="00FF19D7">
        <w:rPr>
          <w:rFonts w:ascii="Helvetica" w:eastAsiaTheme="minorHAnsi" w:hAnsi="Helvetica" w:cstheme="minorHAnsi"/>
          <w:lang w:val="en-GB"/>
        </w:rPr>
        <w:t xml:space="preserve"> convex hull areas.</w:t>
      </w:r>
      <w:r w:rsidRPr="00FF19D7">
        <w:rPr>
          <w:rFonts w:ascii="Helvetica" w:eastAsiaTheme="minorHAnsi" w:hAnsi="Helvetica" w:cstheme="minorHAnsi"/>
          <w:lang w:val="en-GB"/>
        </w:rPr>
        <w:t xml:space="preserve"> B</w:t>
      </w:r>
      <w:r w:rsidR="005607C1" w:rsidRPr="00FF19D7">
        <w:rPr>
          <w:rFonts w:ascii="Helvetica" w:eastAsiaTheme="minorHAnsi" w:hAnsi="Helvetica" w:cstheme="minorHAnsi"/>
          <w:lang w:val="en-GB"/>
        </w:rPr>
        <w:t>ands</w:t>
      </w:r>
      <w:r w:rsidR="00C74A54" w:rsidRPr="00FF19D7">
        <w:rPr>
          <w:rFonts w:ascii="Helvetica" w:eastAsiaTheme="minorHAnsi" w:hAnsi="Helvetica" w:cstheme="minorHAnsi"/>
          <w:lang w:val="en-GB"/>
        </w:rPr>
        <w:t xml:space="preserve"> sensitive to canopy cover or bare ground could be </w:t>
      </w:r>
      <w:r w:rsidR="005607C1" w:rsidRPr="00FF19D7">
        <w:rPr>
          <w:rFonts w:ascii="Helvetica" w:eastAsiaTheme="minorHAnsi" w:hAnsi="Helvetica" w:cstheme="minorHAnsi"/>
          <w:lang w:val="en-GB"/>
        </w:rPr>
        <w:t xml:space="preserve">selected for or </w:t>
      </w:r>
      <w:r w:rsidR="00C74A54" w:rsidRPr="00FF19D7">
        <w:rPr>
          <w:rFonts w:ascii="Helvetica" w:eastAsiaTheme="minorHAnsi" w:hAnsi="Helvetica" w:cstheme="minorHAnsi"/>
          <w:lang w:val="en-GB"/>
        </w:rPr>
        <w:t>excluded</w:t>
      </w:r>
      <w:r w:rsidR="005607C1" w:rsidRPr="00FF19D7">
        <w:rPr>
          <w:rFonts w:ascii="Helvetica" w:eastAsiaTheme="minorHAnsi" w:hAnsi="Helvetica" w:cstheme="minorHAnsi"/>
          <w:lang w:val="en-GB"/>
        </w:rPr>
        <w:t xml:space="preserve"> depending on how they affect the </w:t>
      </w:r>
      <w:r w:rsidR="00934239" w:rsidRPr="00FF19D7">
        <w:rPr>
          <w:rFonts w:ascii="Helvetica" w:eastAsiaTheme="minorHAnsi" w:hAnsi="Helvetica" w:cstheme="minorHAnsi"/>
          <w:lang w:val="en-GB"/>
        </w:rPr>
        <w:t xml:space="preserve">accuracy of the </w:t>
      </w:r>
      <w:r w:rsidR="005607C1" w:rsidRPr="00FF19D7">
        <w:rPr>
          <w:rFonts w:ascii="Helvetica" w:eastAsiaTheme="minorHAnsi" w:hAnsi="Helvetica" w:cstheme="minorHAnsi"/>
          <w:lang w:val="en-GB"/>
        </w:rPr>
        <w:t xml:space="preserve">spectral diversity biodiversity model. </w:t>
      </w:r>
    </w:p>
    <w:p w14:paraId="39C8773E" w14:textId="60F48204" w:rsidR="00D1769B" w:rsidRDefault="003D31A5" w:rsidP="00FF19D7">
      <w:pPr>
        <w:spacing w:line="360" w:lineRule="auto"/>
        <w:jc w:val="both"/>
        <w:rPr>
          <w:rFonts w:ascii="Helvetica" w:eastAsiaTheme="minorHAnsi" w:hAnsi="Helvetica" w:cstheme="minorHAnsi"/>
          <w:b/>
          <w:bCs/>
          <w:color w:val="FF0000"/>
          <w:lang w:val="en-GB"/>
        </w:rPr>
      </w:pPr>
      <w:r w:rsidRPr="003D31A5">
        <w:rPr>
          <w:rFonts w:ascii="Helvetica" w:eastAsiaTheme="minorHAnsi" w:hAnsi="Helvetica" w:cstheme="minorHAnsi"/>
          <w:b/>
          <w:bCs/>
          <w:color w:val="FF0000"/>
          <w:lang w:val="en-GB"/>
        </w:rPr>
        <w:t xml:space="preserve">For band selection </w:t>
      </w:r>
    </w:p>
    <w:p w14:paraId="4C751FA3" w14:textId="22971A44" w:rsidR="003D31A5" w:rsidRPr="003D31A5" w:rsidRDefault="003D31A5" w:rsidP="00FF19D7">
      <w:pPr>
        <w:spacing w:line="360" w:lineRule="auto"/>
        <w:jc w:val="both"/>
        <w:rPr>
          <w:rFonts w:ascii="Helvetica" w:eastAsiaTheme="minorHAnsi" w:hAnsi="Helvetica" w:cstheme="minorHAnsi"/>
          <w:b/>
          <w:bCs/>
          <w:color w:val="FF0000"/>
          <w:lang w:val="en-GB"/>
        </w:rPr>
      </w:pPr>
      <w:commentRangeStart w:id="21"/>
      <w:r>
        <w:rPr>
          <w:rFonts w:ascii="Helvetica" w:eastAsiaTheme="minorHAnsi" w:hAnsi="Helvetica" w:cstheme="minorHAnsi"/>
          <w:b/>
          <w:bCs/>
          <w:noProof/>
          <w:color w:val="FF0000"/>
          <w:lang w:val="en-GB"/>
        </w:rPr>
        <w:lastRenderedPageBreak/>
        <w:drawing>
          <wp:inline distT="0" distB="0" distL="0" distR="0" wp14:anchorId="19D76E3C" wp14:editId="716364B9">
            <wp:extent cx="5727700" cy="6844665"/>
            <wp:effectExtent l="0" t="0" r="0" b="63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3-03 at 17.17.3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44665"/>
                    </a:xfrm>
                    <a:prstGeom prst="rect">
                      <a:avLst/>
                    </a:prstGeom>
                  </pic:spPr>
                </pic:pic>
              </a:graphicData>
            </a:graphic>
          </wp:inline>
        </w:drawing>
      </w:r>
      <w:commentRangeEnd w:id="21"/>
      <w:r w:rsidR="00DB2771">
        <w:rPr>
          <w:rStyle w:val="CommentReference"/>
          <w:lang w:val="de-DE"/>
        </w:rPr>
        <w:commentReference w:id="21"/>
      </w:r>
    </w:p>
    <w:p w14:paraId="2903FB08" w14:textId="66162738" w:rsidR="00D1769B" w:rsidRPr="00D1769B" w:rsidRDefault="00D1769B" w:rsidP="00D1769B">
      <w:pPr>
        <w:rPr>
          <w:lang w:val="en-US"/>
        </w:rPr>
      </w:pPr>
      <w:commentRangeStart w:id="22"/>
      <w:r w:rsidRPr="00D1769B">
        <w:rPr>
          <w:rFonts w:ascii="Georgia" w:hAnsi="Georgia"/>
          <w:color w:val="2E2E2E"/>
          <w:sz w:val="27"/>
          <w:szCs w:val="27"/>
        </w:rPr>
        <w:t>S</w:t>
      </w:r>
      <w:commentRangeEnd w:id="22"/>
      <w:r w:rsidR="00C40E5D">
        <w:rPr>
          <w:rStyle w:val="CommentReference"/>
          <w:lang w:val="de-DE"/>
        </w:rPr>
        <w:commentReference w:id="22"/>
      </w:r>
      <w:r w:rsidRPr="00D1769B">
        <w:rPr>
          <w:rFonts w:ascii="Georgia" w:hAnsi="Georgia"/>
          <w:color w:val="2E2E2E"/>
          <w:sz w:val="27"/>
          <w:szCs w:val="27"/>
        </w:rPr>
        <w:t>upervised classification schemes are often stymied by the large dimensionality of hyperspectral imagery. Fine resolution spectral bands are often correlated and so represent redundant information. Also, sensor noise such as stripes from bad detectors or atmospheric attenuation may be greater in certain bands and this noise may increase class variance an</w:t>
      </w:r>
      <w:commentRangeStart w:id="23"/>
      <w:r w:rsidRPr="00D1769B">
        <w:rPr>
          <w:rFonts w:ascii="Georgia" w:hAnsi="Georgia"/>
          <w:color w:val="2E2E2E"/>
          <w:sz w:val="27"/>
          <w:szCs w:val="27"/>
        </w:rPr>
        <w:t xml:space="preserve">d </w:t>
      </w:r>
      <w:commentRangeEnd w:id="23"/>
      <w:r w:rsidR="00992FD5">
        <w:rPr>
          <w:rStyle w:val="CommentReference"/>
          <w:lang w:val="de-DE"/>
        </w:rPr>
        <w:commentReference w:id="23"/>
      </w:r>
      <w:r w:rsidRPr="00D1769B">
        <w:rPr>
          <w:rFonts w:ascii="Georgia" w:hAnsi="Georgia"/>
          <w:color w:val="2E2E2E"/>
          <w:sz w:val="27"/>
          <w:szCs w:val="27"/>
        </w:rPr>
        <w:t>decrease class separability</w:t>
      </w:r>
      <w:r w:rsidRPr="00D1769B">
        <w:rPr>
          <w:rFonts w:ascii="Georgia" w:hAnsi="Georgia"/>
          <w:color w:val="2E2E2E"/>
          <w:sz w:val="27"/>
          <w:szCs w:val="27"/>
          <w:lang w:val="en-US"/>
        </w:rPr>
        <w:t xml:space="preserve"> </w:t>
      </w:r>
      <w:r>
        <w:rPr>
          <w:rFonts w:ascii="Georgia" w:hAnsi="Georgia"/>
          <w:color w:val="2E2E2E"/>
          <w:sz w:val="27"/>
          <w:szCs w:val="27"/>
          <w:lang w:val="en-US"/>
        </w:rPr>
        <w:fldChar w:fldCharType="begin"/>
      </w:r>
      <w:r>
        <w:rPr>
          <w:rFonts w:ascii="Georgia" w:hAnsi="Georgia"/>
          <w:color w:val="2E2E2E"/>
          <w:sz w:val="27"/>
          <w:szCs w:val="27"/>
          <w:lang w:val="en-US"/>
        </w:rPr>
        <w:instrText xml:space="preserve"> ADDIN ZOTERO_ITEM CSL_CITATION {"citationID":"YHya2IHW","properties":{"formattedCitation":"(Clark et al., 2005)","plainCitation":"(Clark et al., 2005)","noteIndex":0},"citationItems":[{"id":562,"uris":["http://zotero.org/users/local/8RirLiuI/items/LGPL8UAH"],"uri":["http://zotero.org/users/local/8RirLiuI/items/LGPL8UAH"],"itemData":{"id":562,"type":"article-journal","abstract":"We investigated the utility of high spectral and spatial resolution imagery for the automated species-level classification of individual tree crowns (ITCs) in a tropical rain forest (TRF). Laboratory spectrometer and airborne reflectance spectra (161 bands, 437–2434 nm) were acquired from seven species of emergent trees. Analyses focused on leaf-, pixel- and crown-scale spectra. We first described the spectral regions and factors that most influence spectral separability among species. Next, spectral-based species classification was performed using linear discriminant analysis (LDA), maximum likelihood (ML) and spectral angle mapper (SAM) classifiers applied to combinations of bands from a stepwise-selection procedure. Optimal regions of the spectrum for species discrimination varied with scale. However, near-infrared (700–1327 nm) bands were consistently important regions across all scales. Bands in the visible region (437–700 nm) and shortwave infrared (1994–2435 nm) were more important at pixel and crown scales. Overall classification accuracy decreased from leaf scales measured in the laboratory to pixel and crown scales measured from the airborne sensor. Leaf-scale classification using LDA and 40 bands had 100% overall accuracy. Pixel-scale spectra from sunlit regions of crowns were classified with 88% overall accuracy using a ML classifier and 60 bands. The highest crown-scale (ITC) accuracy was 92% with LDA and 30 bands. Producer's accuracies ranged from 70% to 100% and User's accuracies ranged from 81% to 100%. The SAM classifier performed poorly at all scales and spectral regions of analysis. ITCs were also classified using an object-based approach in which crown species labels were assigned according to the majority class of classified pixels within a crown. An overall accuracy of 86% was achieved with an object-based LDA classifier applied to 30 bands of data. Object-based and crown-scale ITC classifications were significantly more accurate with 10 narrow-bands relative to accuracies achieved with simulated multispectral, broadband data. We concluded that high spectral and spatial resolution imagery acquired over TRF canopy has substantial potential for automated ITC species discrimination.","container-title":"Remote Sensing of Environment","DOI":"10.1016/j.rse.2005.03.009","ISSN":"0034-4257","issue":"3","journalAbbreviation":"Remote Sensing of Environment","language":"en","page":"375-398","source":"ScienceDirect","title":"Hyperspectral discrimination of tropical rain forest tree species at leaf to crown scales","volume":"96","author":[{"family":"Clark","given":"Matthew L."},{"family":"Roberts","given":"Dar A."},{"family":"Clark","given":"David B."}],"issued":{"date-parts":[["2005",6,30]]}}}],"schema":"https://github.com/citation-style-language/schema/raw/master/csl-citation.json"} </w:instrText>
      </w:r>
      <w:r>
        <w:rPr>
          <w:rFonts w:ascii="Georgia" w:hAnsi="Georgia"/>
          <w:color w:val="2E2E2E"/>
          <w:sz w:val="27"/>
          <w:szCs w:val="27"/>
          <w:lang w:val="en-US"/>
        </w:rPr>
        <w:fldChar w:fldCharType="separate"/>
      </w:r>
      <w:r>
        <w:rPr>
          <w:rFonts w:ascii="Georgia" w:hAnsi="Georgia"/>
          <w:noProof/>
          <w:color w:val="2E2E2E"/>
          <w:sz w:val="27"/>
          <w:szCs w:val="27"/>
          <w:lang w:val="en-US"/>
        </w:rPr>
        <w:t>(Clark et al., 2005)</w:t>
      </w:r>
      <w:r>
        <w:rPr>
          <w:rFonts w:ascii="Georgia" w:hAnsi="Georgia"/>
          <w:color w:val="2E2E2E"/>
          <w:sz w:val="27"/>
          <w:szCs w:val="27"/>
          <w:lang w:val="en-US"/>
        </w:rPr>
        <w:fldChar w:fldCharType="end"/>
      </w:r>
    </w:p>
    <w:p w14:paraId="608DBDAD" w14:textId="77777777" w:rsidR="00D1769B" w:rsidRPr="00D1769B" w:rsidRDefault="00D1769B" w:rsidP="00FF19D7">
      <w:pPr>
        <w:spacing w:line="360" w:lineRule="auto"/>
        <w:jc w:val="both"/>
        <w:rPr>
          <w:rFonts w:ascii="Helvetica" w:hAnsi="Helvetica" w:cstheme="minorHAnsi"/>
        </w:rPr>
      </w:pPr>
    </w:p>
    <w:p w14:paraId="3D195F35" w14:textId="77777777" w:rsidR="00361AF2" w:rsidRPr="0040037A" w:rsidRDefault="00361AF2" w:rsidP="00FF19D7">
      <w:pPr>
        <w:spacing w:line="360" w:lineRule="auto"/>
        <w:jc w:val="both"/>
        <w:rPr>
          <w:rFonts w:ascii="Helvetica" w:hAnsi="Helvetica" w:cstheme="minorHAnsi"/>
          <w:lang w:val="en-GB"/>
        </w:rPr>
      </w:pPr>
    </w:p>
    <w:p w14:paraId="116655BD" w14:textId="24BE581B" w:rsidR="00361AF2" w:rsidRPr="00FF19D7" w:rsidRDefault="00FF19D7" w:rsidP="00FF19D7">
      <w:pPr>
        <w:spacing w:line="360" w:lineRule="auto"/>
        <w:jc w:val="both"/>
        <w:rPr>
          <w:rFonts w:ascii="Helvetica" w:hAnsi="Helvetica" w:cstheme="minorHAnsi"/>
          <w:noProof/>
          <w:lang w:val="en-US"/>
        </w:rPr>
      </w:pPr>
      <w:commentRangeStart w:id="24"/>
      <w:commentRangeStart w:id="25"/>
      <w:r>
        <w:rPr>
          <w:rFonts w:ascii="Helvetica" w:hAnsi="Helvetica" w:cstheme="minorHAnsi"/>
          <w:color w:val="201F1E"/>
          <w:bdr w:val="none" w:sz="0" w:space="0" w:color="auto" w:frame="1"/>
          <w:lang w:val="en-GB"/>
        </w:rPr>
        <w:lastRenderedPageBreak/>
        <w:t>Q</w:t>
      </w:r>
      <w:commentRangeEnd w:id="24"/>
      <w:r w:rsidR="0088580E">
        <w:rPr>
          <w:rStyle w:val="CommentReference"/>
          <w:lang w:val="de-DE"/>
        </w:rPr>
        <w:commentReference w:id="24"/>
      </w:r>
      <w:r>
        <w:rPr>
          <w:rFonts w:ascii="Helvetica" w:hAnsi="Helvetica" w:cstheme="minorHAnsi"/>
          <w:color w:val="201F1E"/>
          <w:bdr w:val="none" w:sz="0" w:space="0" w:color="auto" w:frame="1"/>
          <w:lang w:val="en-GB"/>
        </w:rPr>
        <w:t>3</w:t>
      </w:r>
      <w:commentRangeEnd w:id="25"/>
      <w:r w:rsidR="0088580E">
        <w:rPr>
          <w:rStyle w:val="CommentReference"/>
          <w:lang w:val="de-DE"/>
        </w:rPr>
        <w:commentReference w:id="25"/>
      </w:r>
      <w:r>
        <w:rPr>
          <w:rFonts w:ascii="Helvetica" w:hAnsi="Helvetica" w:cstheme="minorHAnsi"/>
          <w:color w:val="201F1E"/>
          <w:bdr w:val="none" w:sz="0" w:space="0" w:color="auto" w:frame="1"/>
          <w:lang w:val="en-GB"/>
        </w:rPr>
        <w:t xml:space="preserve">) </w:t>
      </w:r>
      <w:r w:rsidR="00361AF2" w:rsidRPr="00FF19D7">
        <w:rPr>
          <w:rFonts w:ascii="Helvetica" w:hAnsi="Helvetica" w:cstheme="minorHAnsi"/>
          <w:lang w:val="en-GB"/>
        </w:rPr>
        <w:t>Previous studies indicate a strong scale-dependence of the relationship between spectral diversity to biodiversity</w:t>
      </w:r>
      <w:r w:rsidR="00D51F80" w:rsidRPr="00FF19D7">
        <w:rPr>
          <w:rFonts w:ascii="Helvetica" w:hAnsi="Helvetica" w:cstheme="minorHAnsi"/>
          <w:lang w:val="en-GB"/>
        </w:rPr>
        <w:t xml:space="preserve"> </w:t>
      </w:r>
      <w:r w:rsidR="00CF3CF2" w:rsidRPr="00FF19D7">
        <w:rPr>
          <w:rFonts w:ascii="Helvetica" w:hAnsi="Helvetica" w:cstheme="minorHAnsi"/>
          <w:lang w:val="en-GB"/>
        </w:rPr>
        <w:fldChar w:fldCharType="begin"/>
      </w:r>
      <w:r w:rsidR="00EF1FA7" w:rsidRPr="00FF19D7">
        <w:rPr>
          <w:rFonts w:ascii="Helvetica" w:hAnsi="Helvetica" w:cstheme="minorHAnsi"/>
          <w:lang w:val="en-GB"/>
        </w:rPr>
        <w:instrText xml:space="preserve"> ADDIN ZOTERO_ITEM CSL_CITATION {"citationID":"l6K88SaI","properties":{"formattedCitation":"(Gholizadeh et al., 2018b; Schmidtlein and Fassnacht, 2017; Wang, Gamon, Cavender-Bares, et al., 2018a; Wang, Gamon, Schweiger, et al., 2018)","plainCitation":"(Gholizadeh et al., 2018b; Schmidtlein and Fassnacht, 2017; Wang, Gamon, Cavender-Bares, et al., 2018a; Wang, Gamon, Schweiger, et al., 2018)","noteIndex":0},"citationItems":[{"id":516,"uris":["http://zotero.org/users/local/8RirLiuI/items/XG75ITPJ"],"uri":["http://zotero.org/users/local/8RirLiuI/items/XG75ITPJ"],"itemData":{"id":516,"type":"article-journal","abstract":"Hyperspectral data, with their detailed spectral information at different wavelengths, offer multiple ways to assess biodiversity. One approach, known as the “spectral variation hypothesis” (SVH), proposes that biodiversity is linked to spectral diversity. However, SVH-based approaches, which we refer to as “spectral diversity metrics”, can be confounded by soil exposure and are sensitive to the spatial resolution of the data. To address these issues, we 1) investigated the impact of soil exposure on spectral diversity, 2) identified optimal bands for mapping biodiversity using a spectral diversity metric based on dimension reduction, and 3) assessed the impact of spatial resolution on spectral diversity metrics. In this study, α-diversity (species richness) was used as a measure of plant biodiversity. The study was based on two imaging spectrometry data sets from the Cedar Creek Ecosystem Science Reserve in Central Minnesota, USA, at two levels: proximal and airborne. The data sets included varying degrees of soil background sampled at two different spatial resolutions (1mm and 0.75m). We explored five spectral diversity metrics, including the coefficient of variation, convex hull volume, spectral angle mapper, spectral information divergence, and a newly proposed dimension reduction-based metric called “convex hull area.” For the proximal data set (pixel size of 1mm), filtering soil pixels by applying a normalized difference vegetation index (NDVI) threshold improved the performance of all spectral diversity metrics significantly, with the coefficient of variation showing the highest correlation with species richness. In the airborne data set (pixel size of 0.75m), the convex hull area outperformed other metrics. These findings demonstrate promising approaches for remote sensing of biodiversity, illustrate a confounding effect of soil background on remote diversity measurement, and indicate that the most informative regions of the electromagnetic spectrum for estimating species richness can vary with spatial scale.","container-title":"Remote Sensing of Environment","DOI":"10.1016/j.rse.2017.12.014","ISSN":"0034-4257","journalAbbreviation":"Remote Sensing of Environment","language":"en","page":"240-253","source":"ScienceDirect","title":"Remote sensing of biodiversity: Soil correction and data dimension reduction methods improve assessment of α-diversity (species richness) in prairie ecosystems","title-short":"Remote sensing of biodiversity","volume":"206","author":[{"family":"Gholizadeh","given":"Hamed"},{"family":"Gamon","given":"John A."},{"family":"Zygielbaum","given":"Arthur I."},{"family":"Wang","given":"Ran"},{"family":"Schweiger","given":"Anna K."},{"family":"Cavender-Bares","given":"Jeannine"}],"issued":{"date-parts":[["2018",3,1]]}}},{"id":501,"uris":["http://zotero.org/users/local/8RirLiuI/items/G7LTZWXD"],"uri":["http://zotero.org/users/local/8RirLiuI/items/G7LTZWXD"],"itemData":{"id":501,"type":"article-journal","abstract":"One of the biodiversity metrics to track from space is the spatial variability in reflectance that has previously been proposed as a proxy of species counts per unit area. The corresponding hypothesis is known as the spectral variability hypothesis (SVH). Little attention has been paid so far to the questions whether the SVH holds over broader regions and across time. Here, we addressed these questions by using a spatially contiguous dataset of vascular plant species occurrences in Southern Germany along with MODIS data at 14 time steps. The floristic dataset consists of species occurrence data for 815 areas of 10 longitudinal by 6 latitudinal minutes (approximately 12km by 11km, referred to as mapping units). The spectral variability in space (within these units) was determined using MODIS pixels of 0.5km by 0.5km. We used two different measures of spectral variability in combination with a moving window approach to derive statistical links between spectral variability and species counts through space and time. The moving windows consisting of several mapping units were shifted in space and meanwhile used as target areas for correlation analyses. The performance of the spectral variability to predict species counts was influenced by the location and the extent of the reference windows. In some regions, high spectral variability was connected to high species counts. In other regions, comparably low spectral variability was linked to high species counts and vice versa. Furthermore, the relation between spectral variability and species varied with season. Certain areas changed from almost no correlation to very high correlation depending on the applied scene. Also, the applied spectral variability measure had a notable influence on the observed results. Based on these results, we conclude that the spectral variability hypothesis does not hold across landscapes at this spatial grain. Using spectral variability alone as a proxy for species counts in a monitoring approach for larger extents and grains is therefore unlikely to work in many parts of the world. This does not mean that it cannot help as a covariate in analyses with more predictors.","container-title":"Remote Sensing of Environment","DOI":"10.1016/j.rse.2017.01.036","ISSN":"0034-4257","journalAbbreviation":"Remote Sensing of Environment","language":"en","page":"114-125","source":"ScienceDirect","title":"The spectral variability hypothesis does not hold across landscapes","volume":"192","author":[{"family":"Schmidtlein","given":"Sebastian"},{"family":"Fassnacht","given":"Fabian Ewald"}],"issued":{"date-parts":[["2017",4,1]]}}},{"id":458,"uris":["http://zotero.org/users/local/8RirLiuI/items/3HB2Y9DQ"],"uri":["http://zotero.org/users/local/8RirLiuI/items/3HB2Y9DQ"],"itemData":{"id":458,"type":"article-journal","container-title":"Ecological Applications","DOI":"10.1002/eap.1669","ISSN":"10510761","issue":"2","journalAbbreviation":"Ecol Appl","language":"en","page":"541-556","source":"DOI.org (Crossref)","title":"The spatial sensitivity of the spectral diversity-biodiversity relationship: an experimental test in a prairie grassland","title-short":"The spatial sensitivity of the spectral diversity-biodiversity relationship","volume":"28","author":[{"family":"Wang","given":"Ran"},{"family":"Gamon","given":"John A."},{"family":"Cavender-Bares","given":"Jeannine"},{"family":"Townsend","given":"Philip A."},{"family":"Zygielbaum","given":"Arthur I."}],"issued":{"date-parts":[["2018",3]]}}},{"id":508,"uris":["http://zotero.org/users/local/8RirLiuI/items/4Q9XUCYU"],"uri":["http://zotero.org/users/local/8RirLiuI/items/4Q9XUCYU"],"itemData":{"id":508,"type":"article-journal","abstract":"While remote sensing has increasingly been applied to estimate α biodiversity directly through optical diversity, there is a need to better understand the mechanisms behind the optical diversity-biodiversity relationship. Here, we examined the relative contributions of species richness, evenness, and composition to the spectral reflectance, and consider factors confounding the remote estimation of species diversity in a prairie ecosystem experiment at Cedar Creek Ecosystem Science Reserve, Minnesota. We collected hyperspectral reflectance of 16 prairie species using a tram-mounted imaging spectrometer, and a full-range field spectrometer with a leaf clip, and simulated plot-level images from both instruments with different species richness, evenness and composition. Two optical diversity metrics were explored: the coefficient of variation (CV) of spectral reflectance in space and classified species derived from Partial Least Squares Discriminant Analysis (PLS-DA), a spectral classification method. Both optical diversity metrics (CV and PLS-DA classified species) were affected by species richness and evenness. Diversity metrics that combined species richness and evenness together (e.g. Shannon's index) were more strongly correlated with optical diversity than either metric alone. Image-derived data were influenced by both leaf traits and canopy structure and showed larger spectral variability than leaf clip data, indicating that sampling methods influence optical diversity. Leaf and canopy traits both contributed to optical diversity, som</w:instrText>
      </w:r>
      <w:r w:rsidR="00EF1FA7" w:rsidRPr="00FF19D7">
        <w:rPr>
          <w:rFonts w:ascii="Helvetica" w:hAnsi="Helvetica" w:cstheme="minorHAnsi"/>
        </w:rPr>
        <w:instrText xml:space="preserve">etimes in complex or contradictory ways. Large within-species variation sometimes confounded biodiversity estimation from optical diversity, and a single species markedly altered the optical-biodiversity relationship. Biodiversity estimation from CV was strongly influenced by soil background, while estimation from PLS-DA classified species was not sensitive to soil background. These findings are consistent with recent empirical studies and demonstrate that modeling approaches can be used to explore effects of spatial scale and guide regional studies of biodiversity estimation using high spatial and spectral resolution remote sensing.","container-title":"Remote Sensing of Environment","DOI":"10.1016/j.rse.2018.04.010","ISSN":"0034-4257","journalAbbreviation":"Remote Sensing of Environment","language":"en","page":"218-228","source":"ScienceDirect","title":"Influence of species richness, evenness, and composition on optical diversity: A simulation study","title-short":"Influence of species richness, evenness, and composition on optical diversity","volume":"211","author":[{"family":"Wang","given":"Ran"},{"family":"Gamon","given":"John A."},{"family":"Schweiger","given":"Anna K."},{"family":"Cavender-Bares","given":"Jeannine"},{"family":"Townsend","given":"Philip A."},{"family":"Zygielbaum","given":"Arthur I."},{"family":"Kothari","given":"Shan"}],"issued":{"date-parts":[["2018",6,15]]}}}],"schema":"https://github.com/citation-style-language/schema/raw/master/csl-citation.json"} </w:instrText>
      </w:r>
      <w:r w:rsidR="00CF3CF2" w:rsidRPr="00FF19D7">
        <w:rPr>
          <w:rFonts w:ascii="Helvetica" w:hAnsi="Helvetica" w:cstheme="minorHAnsi"/>
          <w:lang w:val="en-GB"/>
        </w:rPr>
        <w:fldChar w:fldCharType="separate"/>
      </w:r>
      <w:r w:rsidR="00EF1FA7" w:rsidRPr="00FF19D7">
        <w:rPr>
          <w:rFonts w:ascii="Helvetica" w:hAnsi="Helvetica" w:cstheme="minorHAnsi"/>
          <w:noProof/>
        </w:rPr>
        <w:t>(Gholizadeh et al., 2018b; Schmidtlein and Fassnacht, 2017; Wang, Gamon, Cavender-Bares, et al., 2018a; Wang, Gamon, Schweiger, et al., 2018)</w:t>
      </w:r>
      <w:r w:rsidR="00CF3CF2" w:rsidRPr="00FF19D7">
        <w:rPr>
          <w:rFonts w:ascii="Helvetica" w:hAnsi="Helvetica" w:cstheme="minorHAnsi"/>
          <w:lang w:val="en-GB"/>
        </w:rPr>
        <w:fldChar w:fldCharType="end"/>
      </w:r>
      <w:r w:rsidR="00361AF2" w:rsidRPr="00FF19D7">
        <w:rPr>
          <w:rFonts w:ascii="Helvetica" w:hAnsi="Helvetica" w:cstheme="minorHAnsi"/>
        </w:rPr>
        <w:t xml:space="preserve">. </w:t>
      </w:r>
      <w:r w:rsidR="00361AF2" w:rsidRPr="00FF19D7">
        <w:rPr>
          <w:rFonts w:ascii="Helvetica" w:hAnsi="Helvetica" w:cstheme="minorHAnsi"/>
          <w:lang w:val="en-GB"/>
        </w:rPr>
        <w:t xml:space="preserve">Therefore, this study will assess the relationship between hyperspectral variability and biodiversity at </w:t>
      </w:r>
      <w:r w:rsidR="00361AF2" w:rsidRPr="00FF19D7">
        <w:rPr>
          <w:rFonts w:ascii="Helvetica" w:hAnsi="Helvetica" w:cstheme="minorHAnsi"/>
          <w:noProof/>
          <w:lang w:val="en-US"/>
        </w:rPr>
        <w:t xml:space="preserve">three spatial scales: i) plot-scale, ii) drone scale, and iii) plane-scale. </w:t>
      </w:r>
    </w:p>
    <w:p w14:paraId="6EB214D8" w14:textId="77777777" w:rsidR="00FF19D7" w:rsidRDefault="00FF19D7" w:rsidP="00FF19D7">
      <w:pPr>
        <w:spacing w:line="360" w:lineRule="auto"/>
        <w:jc w:val="both"/>
        <w:rPr>
          <w:rFonts w:ascii="Helvetica" w:hAnsi="Helvetica" w:cstheme="minorHAnsi"/>
          <w:noProof/>
          <w:lang w:val="en-US"/>
        </w:rPr>
      </w:pPr>
    </w:p>
    <w:p w14:paraId="32C5C691" w14:textId="5B0F22AC" w:rsidR="00361AF2" w:rsidRPr="00FF19D7" w:rsidRDefault="00F93D7B"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w:t>
      </w:r>
      <w:r w:rsidR="00361AF2" w:rsidRPr="00FF19D7">
        <w:rPr>
          <w:rFonts w:ascii="Helvetica" w:hAnsi="Helvetica" w:cstheme="minorHAnsi"/>
          <w:noProof/>
          <w:lang w:val="en-US"/>
        </w:rPr>
        <w:t>ll spatial scale</w:t>
      </w:r>
      <w:r w:rsidR="0020397E" w:rsidRPr="00FF19D7">
        <w:rPr>
          <w:rFonts w:ascii="Helvetica" w:hAnsi="Helvetica" w:cstheme="minorHAnsi"/>
          <w:noProof/>
          <w:lang w:val="en-US"/>
        </w:rPr>
        <w:t>s</w:t>
      </w:r>
      <w:r w:rsidR="00361AF2" w:rsidRPr="00FF19D7">
        <w:rPr>
          <w:rFonts w:ascii="Helvetica" w:hAnsi="Helvetica" w:cstheme="minorHAnsi"/>
          <w:noProof/>
          <w:lang w:val="en-US"/>
        </w:rPr>
        <w:t xml:space="preserve"> will be used to assess the impact of resolution on the observed hyperspectral relationships and if data saturation across scales occurs. This will also provide insight into the variance of accuracy between sensed spectral signatures and the biodiversity estimates at different spatial scales.</w:t>
      </w:r>
    </w:p>
    <w:p w14:paraId="6080C0A4" w14:textId="77777777" w:rsidR="00FF19D7" w:rsidRDefault="00FF19D7" w:rsidP="00FF19D7">
      <w:pPr>
        <w:spacing w:line="360" w:lineRule="auto"/>
        <w:jc w:val="both"/>
        <w:rPr>
          <w:rFonts w:ascii="Helvetica" w:hAnsi="Helvetica" w:cstheme="minorHAnsi"/>
          <w:noProof/>
          <w:lang w:val="en-US"/>
        </w:rPr>
      </w:pPr>
    </w:p>
    <w:p w14:paraId="315B87EE" w14:textId="7D37CB57" w:rsidR="00361AF2" w:rsidRPr="00FF19D7" w:rsidRDefault="00361AF2" w:rsidP="00FF19D7">
      <w:pPr>
        <w:spacing w:line="360" w:lineRule="auto"/>
        <w:jc w:val="both"/>
        <w:rPr>
          <w:rFonts w:ascii="Helvetica" w:hAnsi="Helvetica" w:cstheme="minorHAnsi"/>
          <w:noProof/>
          <w:lang w:val="en-US"/>
        </w:rPr>
      </w:pPr>
      <w:r w:rsidRPr="00FF19D7">
        <w:rPr>
          <w:rFonts w:ascii="Helvetica" w:hAnsi="Helvetica" w:cstheme="minorHAnsi"/>
          <w:noProof/>
          <w:lang w:val="en-US"/>
        </w:rPr>
        <w:t>At the larger remotely</w:t>
      </w:r>
      <w:r w:rsidR="0020397E" w:rsidRPr="00FF19D7">
        <w:rPr>
          <w:rFonts w:ascii="Helvetica" w:hAnsi="Helvetica" w:cstheme="minorHAnsi"/>
          <w:noProof/>
          <w:lang w:val="en-US"/>
        </w:rPr>
        <w:t>-</w:t>
      </w:r>
      <w:r w:rsidRPr="00FF19D7">
        <w:rPr>
          <w:rFonts w:ascii="Helvetica" w:hAnsi="Helvetica" w:cstheme="minorHAnsi"/>
          <w:noProof/>
          <w:lang w:val="en-US"/>
        </w:rPr>
        <w:t xml:space="preserve">sensed scales of observation, bare ground is likely to be a </w:t>
      </w:r>
      <w:r w:rsidR="00F1048F" w:rsidRPr="00FF19D7">
        <w:rPr>
          <w:rFonts w:ascii="Helvetica" w:hAnsi="Helvetica" w:cstheme="minorHAnsi"/>
          <w:noProof/>
          <w:lang w:val="en-US"/>
        </w:rPr>
        <w:t xml:space="preserve">particularly strong </w:t>
      </w:r>
      <w:r w:rsidRPr="00FF19D7">
        <w:rPr>
          <w:rFonts w:ascii="Helvetica" w:hAnsi="Helvetica" w:cstheme="minorHAnsi"/>
          <w:noProof/>
          <w:lang w:val="en-US"/>
        </w:rPr>
        <w:t>predictor of variance in spectral diversity</w:t>
      </w:r>
      <w:r w:rsidR="00F1048F" w:rsidRPr="00FF19D7">
        <w:rPr>
          <w:rFonts w:ascii="Helvetica" w:hAnsi="Helvetica" w:cstheme="minorHAnsi"/>
          <w:noProof/>
          <w:lang w:val="en-US"/>
        </w:rPr>
        <w:t xml:space="preserve">, as the chance of capturing “patchy” vegetated areas increases </w:t>
      </w:r>
      <w:r w:rsidRPr="00FF19D7">
        <w:rPr>
          <w:rFonts w:ascii="Helvetica" w:hAnsi="Helvetica" w:cstheme="minorHAnsi"/>
          <w:noProof/>
          <w:lang w:val="en-US"/>
        </w:rPr>
        <w:t>(Gholizadeh et al., 2018)</w:t>
      </w:r>
      <w:r w:rsidR="00F1048F" w:rsidRPr="00FF19D7">
        <w:rPr>
          <w:rFonts w:ascii="Helvetica" w:hAnsi="Helvetica" w:cstheme="minorHAnsi"/>
          <w:noProof/>
          <w:lang w:val="en-US"/>
        </w:rPr>
        <w:t xml:space="preserve">. </w:t>
      </w:r>
      <w:r w:rsidR="00B94A8C" w:rsidRPr="00FF19D7">
        <w:rPr>
          <w:rFonts w:ascii="Helvetica" w:hAnsi="Helvetica" w:cstheme="minorHAnsi"/>
          <w:noProof/>
          <w:lang w:val="en-US"/>
        </w:rPr>
        <w:t xml:space="preserve">The proposed </w:t>
      </w:r>
      <w:r w:rsidRPr="00FF19D7">
        <w:rPr>
          <w:rFonts w:ascii="Helvetica" w:hAnsi="Helvetica" w:cstheme="minorHAnsi"/>
          <w:noProof/>
          <w:lang w:val="en-US"/>
        </w:rPr>
        <w:t>approach to assess th</w:t>
      </w:r>
      <w:r w:rsidR="00B94A8C" w:rsidRPr="00FF19D7">
        <w:rPr>
          <w:rFonts w:ascii="Helvetica" w:hAnsi="Helvetica" w:cstheme="minorHAnsi"/>
          <w:noProof/>
          <w:lang w:val="en-US"/>
        </w:rPr>
        <w:t xml:space="preserve">is </w:t>
      </w:r>
      <w:r w:rsidRPr="00FF19D7">
        <w:rPr>
          <w:rFonts w:ascii="Helvetica" w:hAnsi="Helvetica" w:cstheme="minorHAnsi"/>
          <w:noProof/>
          <w:lang w:val="en-US"/>
        </w:rPr>
        <w:t xml:space="preserve">significance of this is to overlay plane hyperspectral raster data over the already mapped </w:t>
      </w:r>
      <w:r w:rsidR="00B94A8C" w:rsidRPr="00FF19D7">
        <w:rPr>
          <w:rFonts w:ascii="Helvetica" w:hAnsi="Helvetica" w:cstheme="minorHAnsi"/>
          <w:noProof/>
          <w:lang w:val="en-US"/>
        </w:rPr>
        <w:t>percent</w:t>
      </w:r>
      <w:r w:rsidRPr="00FF19D7">
        <w:rPr>
          <w:rFonts w:ascii="Helvetica" w:hAnsi="Helvetica" w:cstheme="minorHAnsi"/>
          <w:noProof/>
          <w:lang w:val="en-US"/>
        </w:rPr>
        <w:t xml:space="preserve"> bare ground obtained from previous years drone imagery (</w:t>
      </w:r>
      <w:r w:rsidR="0020397E" w:rsidRPr="00FF19D7">
        <w:rPr>
          <w:rFonts w:ascii="Helvetica" w:hAnsi="Helvetica" w:cstheme="minorHAnsi"/>
          <w:noProof/>
          <w:lang w:val="en-US"/>
        </w:rPr>
        <w:t>K</w:t>
      </w:r>
      <w:r w:rsidRPr="00FF19D7">
        <w:rPr>
          <w:rFonts w:ascii="Helvetica" w:hAnsi="Helvetica" w:cstheme="minorHAnsi"/>
          <w:noProof/>
          <w:lang w:val="en-US"/>
        </w:rPr>
        <w:t>ellerhals, 2018</w:t>
      </w:r>
      <w:commentRangeStart w:id="26"/>
      <w:r w:rsidRPr="00FF19D7">
        <w:rPr>
          <w:rFonts w:ascii="Helvetica" w:hAnsi="Helvetica" w:cstheme="minorHAnsi"/>
          <w:noProof/>
          <w:lang w:val="en-US"/>
        </w:rPr>
        <w:t>).</w:t>
      </w:r>
      <w:commentRangeEnd w:id="26"/>
      <w:r w:rsidR="00C11390">
        <w:rPr>
          <w:rStyle w:val="CommentReference"/>
          <w:lang w:val="de-DE"/>
        </w:rPr>
        <w:commentReference w:id="26"/>
      </w:r>
    </w:p>
    <w:p w14:paraId="6459FA4F" w14:textId="5F22E062" w:rsidR="004E4836" w:rsidRPr="00FF19D7" w:rsidRDefault="00361AF2" w:rsidP="00FF19D7">
      <w:pPr>
        <w:spacing w:beforeAutospacing="1" w:afterAutospacing="1" w:line="360" w:lineRule="auto"/>
        <w:jc w:val="both"/>
        <w:textAlignment w:val="baseline"/>
        <w:rPr>
          <w:rFonts w:ascii="Helvetica" w:hAnsi="Helvetica" w:cstheme="minorHAnsi"/>
          <w:noProof/>
          <w:lang w:val="en-US"/>
        </w:rPr>
      </w:pPr>
      <w:r w:rsidRPr="00FF19D7">
        <w:rPr>
          <w:rFonts w:ascii="Helvetica" w:hAnsi="Helvetica" w:cstheme="minorHAnsi"/>
          <w:noProof/>
          <w:lang w:val="en-US"/>
        </w:rPr>
        <w:t>At the plane scale, hyperspectral signature variance will be related to veg</w:t>
      </w:r>
      <w:r w:rsidR="0020397E" w:rsidRPr="00FF19D7">
        <w:rPr>
          <w:rFonts w:ascii="Helvetica" w:hAnsi="Helvetica" w:cstheme="minorHAnsi"/>
          <w:noProof/>
          <w:lang w:val="en-US"/>
        </w:rPr>
        <w:t>etation</w:t>
      </w:r>
      <w:r w:rsidRPr="00FF19D7">
        <w:rPr>
          <w:rFonts w:ascii="Helvetica" w:hAnsi="Helvetica" w:cstheme="minorHAnsi"/>
          <w:noProof/>
          <w:lang w:val="en-US"/>
        </w:rPr>
        <w:t xml:space="preserve"> type, topography, wetness, and possibly slope and aspect.The topography Qikiqtaruk is available via the Arctic DEM dataset </w:t>
      </w:r>
      <w:r w:rsidRPr="00FF19D7">
        <w:rPr>
          <w:rFonts w:ascii="Helvetica" w:hAnsi="Helvetica" w:cstheme="minorHAnsi"/>
          <w:noProof/>
        </w:rPr>
        <w:fldChar w:fldCharType="begin"/>
      </w:r>
      <w:r w:rsidR="00CF3CF2" w:rsidRPr="00FF19D7">
        <w:rPr>
          <w:rFonts w:ascii="Helvetica" w:hAnsi="Helvetica" w:cstheme="minorHAnsi"/>
          <w:noProof/>
          <w:lang w:val="en-US"/>
        </w:rPr>
        <w:instrText xml:space="preserve"> ADDIN ZOTERO_ITEM CSL_CITATION {"citationID":"2Urntuat","properties":{"formattedCitation":"(\\uc0\\u8220{}ArcticDEM\\uc0\\u8221{}, n.d.)","plainCitation":"(“ArcticDEM”, n.d.)","dontUpdate":true,"noteIndex":0},"citationItems":[{"id":527,"uris":["http://zotero.org/users/local/8RirLiuI/items/Q6HLXUYF"],"uri":["http://zotero.org/users/local/8RirLiuI/items/Q6HLXUYF"],"itemData":{"id":527,"type":"webpage","title":"ArcticDEM","URL":"https://www.arcgis.com/apps/webappviewer/index.html?id=aff5fa8f5d5548c6bff44cc8be385f61","accessed":{"date-parts":[["2020",1,22]]},"issued":{"date-parts":[["2018"]]}}}],"schema":"https://github.com/citation-style-language/schema/raw/master/csl-citation.json"} </w:instrText>
      </w:r>
      <w:r w:rsidRPr="00FF19D7">
        <w:rPr>
          <w:rFonts w:ascii="Helvetica" w:hAnsi="Helvetica" w:cstheme="minorHAnsi"/>
          <w:noProof/>
        </w:rPr>
        <w:fldChar w:fldCharType="separate"/>
      </w:r>
      <w:r w:rsidRPr="00FF19D7">
        <w:rPr>
          <w:rFonts w:ascii="Helvetica" w:hAnsi="Helvetica" w:cstheme="minorHAnsi"/>
          <w:noProof/>
          <w:lang w:val="en-US"/>
        </w:rPr>
        <w:t>(ArcticDEM, 2018)</w:t>
      </w:r>
      <w:r w:rsidRPr="00FF19D7">
        <w:rPr>
          <w:rFonts w:ascii="Helvetica" w:hAnsi="Helvetica" w:cstheme="minorHAnsi"/>
          <w:noProof/>
        </w:rPr>
        <w:fldChar w:fldCharType="end"/>
      </w:r>
      <w:r w:rsidRPr="00FF19D7">
        <w:rPr>
          <w:rFonts w:ascii="Helvetica" w:hAnsi="Helvetica" w:cstheme="minorHAnsi"/>
          <w:noProof/>
          <w:lang w:val="en-US"/>
        </w:rPr>
        <w:t xml:space="preserve"> and wetness, slope and aspect can all be </w:t>
      </w:r>
      <w:r w:rsidR="00D51F80" w:rsidRPr="00FF19D7">
        <w:rPr>
          <w:rFonts w:ascii="Helvetica" w:hAnsi="Helvetica" w:cstheme="minorHAnsi"/>
          <w:noProof/>
          <w:lang w:val="en-US"/>
        </w:rPr>
        <w:t xml:space="preserve">readily be </w:t>
      </w:r>
      <w:r w:rsidRPr="00FF19D7">
        <w:rPr>
          <w:rFonts w:ascii="Helvetica" w:hAnsi="Helvetica" w:cstheme="minorHAnsi"/>
          <w:noProof/>
          <w:lang w:val="en-US"/>
        </w:rPr>
        <w:t>derived/interpolated from DEM</w:t>
      </w:r>
      <w:r w:rsidR="00D51F80" w:rsidRPr="00FF19D7">
        <w:rPr>
          <w:rFonts w:ascii="Helvetica" w:hAnsi="Helvetica" w:cstheme="minorHAnsi"/>
          <w:noProof/>
          <w:lang w:val="en-US"/>
        </w:rPr>
        <w:t>s via GIS packages</w:t>
      </w:r>
      <w:commentRangeStart w:id="30"/>
      <w:r w:rsidR="00D51F80" w:rsidRPr="00FF19D7">
        <w:rPr>
          <w:rFonts w:ascii="Helvetica" w:hAnsi="Helvetica" w:cstheme="minorHAnsi"/>
          <w:noProof/>
          <w:lang w:val="en-US"/>
        </w:rPr>
        <w:t xml:space="preserve">. </w:t>
      </w:r>
      <w:commentRangeEnd w:id="30"/>
      <w:r w:rsidR="00C11390">
        <w:rPr>
          <w:rStyle w:val="CommentReference"/>
          <w:lang w:val="de-DE"/>
        </w:rPr>
        <w:commentReference w:id="30"/>
      </w:r>
    </w:p>
    <w:p w14:paraId="2E45C283" w14:textId="2C2018CA" w:rsidR="00D7469B" w:rsidRPr="00FF19D7" w:rsidRDefault="00FF19D7" w:rsidP="00FF19D7">
      <w:pPr>
        <w:spacing w:line="360" w:lineRule="auto"/>
        <w:jc w:val="both"/>
        <w:rPr>
          <w:rFonts w:ascii="Helvetica" w:hAnsi="Helvetica" w:cstheme="minorHAnsi"/>
          <w:lang w:val="en-GB"/>
        </w:rPr>
      </w:pPr>
      <w:r>
        <w:rPr>
          <w:rFonts w:ascii="Helvetica" w:hAnsi="Helvetica" w:cstheme="minorHAnsi"/>
          <w:color w:val="201F1E"/>
          <w:bdr w:val="none" w:sz="0" w:space="0" w:color="auto" w:frame="1"/>
          <w:lang w:val="en-GB"/>
        </w:rPr>
        <w:t xml:space="preserve">Q4) </w:t>
      </w:r>
      <w:r w:rsidR="00361AF2" w:rsidRPr="00FF19D7">
        <w:rPr>
          <w:rFonts w:ascii="Helvetica" w:hAnsi="Helvetica" w:cstheme="minorHAnsi"/>
          <w:color w:val="201F1E"/>
          <w:bdr w:val="none" w:sz="0" w:space="0" w:color="auto" w:frame="1"/>
          <w:lang w:val="en-GB"/>
        </w:rPr>
        <w:t xml:space="preserve">Finally, a regional map of biodiversity will be produced using the </w:t>
      </w:r>
      <w:proofErr w:type="gramStart"/>
      <w:r w:rsidR="00361AF2" w:rsidRPr="00FF19D7">
        <w:rPr>
          <w:rFonts w:ascii="Helvetica" w:hAnsi="Helvetica" w:cstheme="minorHAnsi"/>
          <w:color w:val="201F1E"/>
          <w:bdr w:val="none" w:sz="0" w:space="0" w:color="auto" w:frame="1"/>
          <w:lang w:val="en-GB"/>
        </w:rPr>
        <w:t>remotely</w:t>
      </w:r>
      <w:r w:rsidR="0020397E" w:rsidRPr="00FF19D7">
        <w:rPr>
          <w:rFonts w:ascii="Helvetica" w:hAnsi="Helvetica" w:cstheme="minorHAnsi"/>
          <w:color w:val="201F1E"/>
          <w:bdr w:val="none" w:sz="0" w:space="0" w:color="auto" w:frame="1"/>
          <w:lang w:val="en-GB"/>
        </w:rPr>
        <w:t>-</w:t>
      </w:r>
      <w:r w:rsidR="00361AF2" w:rsidRPr="00FF19D7">
        <w:rPr>
          <w:rFonts w:ascii="Helvetica" w:hAnsi="Helvetica" w:cstheme="minorHAnsi"/>
          <w:color w:val="201F1E"/>
          <w:bdr w:val="none" w:sz="0" w:space="0" w:color="auto" w:frame="1"/>
          <w:lang w:val="en-GB"/>
        </w:rPr>
        <w:t>sensed</w:t>
      </w:r>
      <w:proofErr w:type="gramEnd"/>
      <w:r w:rsidR="00361AF2" w:rsidRPr="00FF19D7">
        <w:rPr>
          <w:rFonts w:ascii="Helvetica" w:hAnsi="Helvetica" w:cstheme="minorHAnsi"/>
          <w:color w:val="201F1E"/>
          <w:bdr w:val="none" w:sz="0" w:space="0" w:color="auto" w:frame="1"/>
          <w:lang w:val="en-GB"/>
        </w:rPr>
        <w:t xml:space="preserve"> hyperspectral data. Biodiversity will be calculated using question two’s model of hyperspectral density relationship biodiversity</w:t>
      </w:r>
      <w:r w:rsidR="009A3284" w:rsidRPr="00FF19D7">
        <w:rPr>
          <w:rFonts w:ascii="Helvetica" w:hAnsi="Helvetica" w:cstheme="minorHAnsi"/>
          <w:color w:val="201F1E"/>
          <w:bdr w:val="none" w:sz="0" w:space="0" w:color="auto" w:frame="1"/>
          <w:lang w:val="en-GB"/>
        </w:rPr>
        <w:t xml:space="preserve">. </w:t>
      </w:r>
      <w:r w:rsidR="008C41AF" w:rsidRPr="00FF19D7">
        <w:rPr>
          <w:rFonts w:ascii="Helvetica" w:hAnsi="Helvetica" w:cstheme="minorHAnsi"/>
          <w:color w:val="201F1E"/>
          <w:bdr w:val="none" w:sz="0" w:space="0" w:color="auto" w:frame="1"/>
          <w:lang w:val="en-GB"/>
        </w:rPr>
        <w:t>Using R or QGIS t</w:t>
      </w:r>
      <w:r w:rsidR="009A3284" w:rsidRPr="00FF19D7">
        <w:rPr>
          <w:rFonts w:ascii="Helvetica" w:hAnsi="Helvetica" w:cstheme="minorHAnsi"/>
          <w:color w:val="201F1E"/>
          <w:bdr w:val="none" w:sz="0" w:space="0" w:color="auto" w:frame="1"/>
          <w:lang w:val="en-GB"/>
        </w:rPr>
        <w:t xml:space="preserve">he output biodiversity values will then be mapped spatially across </w:t>
      </w:r>
      <w:commentRangeStart w:id="34"/>
      <w:proofErr w:type="spellStart"/>
      <w:r w:rsidR="009A3284" w:rsidRPr="00FF19D7">
        <w:rPr>
          <w:rFonts w:ascii="Helvetica" w:hAnsi="Helvetica" w:cstheme="minorHAnsi"/>
          <w:color w:val="201F1E"/>
          <w:bdr w:val="none" w:sz="0" w:space="0" w:color="auto" w:frame="1"/>
          <w:lang w:val="en-GB"/>
        </w:rPr>
        <w:t>Qikiqtaruk</w:t>
      </w:r>
      <w:commentRangeEnd w:id="34"/>
      <w:proofErr w:type="spellEnd"/>
      <w:r w:rsidR="001001CD">
        <w:rPr>
          <w:rStyle w:val="CommentReference"/>
          <w:lang w:val="de-DE"/>
        </w:rPr>
        <w:commentReference w:id="34"/>
      </w:r>
      <w:commentRangeStart w:id="35"/>
      <w:r w:rsidR="009A3284" w:rsidRPr="00FF19D7">
        <w:rPr>
          <w:rFonts w:ascii="Helvetica" w:hAnsi="Helvetica" w:cstheme="minorHAnsi"/>
          <w:color w:val="201F1E"/>
          <w:bdr w:val="none" w:sz="0" w:space="0" w:color="auto" w:frame="1"/>
          <w:lang w:val="en-GB"/>
        </w:rPr>
        <w:t xml:space="preserve">. </w:t>
      </w:r>
      <w:commentRangeEnd w:id="35"/>
      <w:r w:rsidR="00904A8B">
        <w:rPr>
          <w:rStyle w:val="CommentReference"/>
          <w:lang w:val="de-DE"/>
        </w:rPr>
        <w:commentReference w:id="35"/>
      </w:r>
      <w:commentRangeStart w:id="36"/>
      <w:commentRangeEnd w:id="36"/>
      <w:r w:rsidR="00C11390">
        <w:rPr>
          <w:rStyle w:val="CommentReference"/>
          <w:lang w:val="de-DE"/>
        </w:rPr>
        <w:commentReference w:id="36"/>
      </w:r>
    </w:p>
    <w:p w14:paraId="0ADDB1F7" w14:textId="77777777" w:rsidR="00D7469B" w:rsidRDefault="00D7469B" w:rsidP="00FF19D7">
      <w:pPr>
        <w:spacing w:line="360" w:lineRule="auto"/>
        <w:jc w:val="both"/>
        <w:rPr>
          <w:rFonts w:ascii="Helvetica" w:hAnsi="Helvetica"/>
          <w:sz w:val="22"/>
          <w:szCs w:val="22"/>
          <w:u w:val="single"/>
          <w:lang w:val="en-US"/>
        </w:rPr>
      </w:pPr>
    </w:p>
    <w:p w14:paraId="5A8005EA" w14:textId="5D3D11B8" w:rsidR="00AB2623" w:rsidRPr="0020397E" w:rsidRDefault="00AB2623" w:rsidP="00FF19D7">
      <w:pPr>
        <w:spacing w:line="360" w:lineRule="auto"/>
        <w:jc w:val="both"/>
        <w:rPr>
          <w:rFonts w:ascii="Helvetica" w:hAnsi="Helvetica" w:cstheme="minorHAnsi"/>
          <w:lang w:val="en-GB"/>
        </w:rPr>
      </w:pPr>
      <w:r w:rsidRPr="0020397E">
        <w:rPr>
          <w:rFonts w:ascii="Helvetica" w:hAnsi="Helvetica"/>
          <w:u w:val="single"/>
          <w:lang w:val="en-US"/>
        </w:rPr>
        <w:t xml:space="preserve">Risk Mitigation </w:t>
      </w:r>
    </w:p>
    <w:p w14:paraId="5D04FA9C" w14:textId="33ECA9E3" w:rsidR="00AB2623"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lastRenderedPageBreak/>
        <w:t>Scope of dissertation – While all directly related to the topic of using hyperspectral imagery as an indicator of biodiversity, the inclusion of remote</w:t>
      </w:r>
      <w:r w:rsidR="0020397E">
        <w:rPr>
          <w:rFonts w:ascii="Helvetica" w:hAnsi="Helvetica"/>
          <w:lang w:val="en-US"/>
        </w:rPr>
        <w:t>-</w:t>
      </w:r>
      <w:r>
        <w:rPr>
          <w:rFonts w:ascii="Helvetica" w:hAnsi="Helvetica"/>
          <w:lang w:val="en-US"/>
        </w:rPr>
        <w:t xml:space="preserve">sensing adds a significant amount of additional content and complexity. </w:t>
      </w:r>
    </w:p>
    <w:p w14:paraId="32FA719E" w14:textId="04720369" w:rsidR="00930EA2" w:rsidRPr="00930EA2" w:rsidRDefault="00577FCD" w:rsidP="00FF19D7">
      <w:pPr>
        <w:pStyle w:val="NormalWeb"/>
        <w:numPr>
          <w:ilvl w:val="1"/>
          <w:numId w:val="5"/>
        </w:numPr>
        <w:spacing w:line="360" w:lineRule="auto"/>
        <w:jc w:val="both"/>
        <w:rPr>
          <w:rFonts w:ascii="Helvetica" w:hAnsi="Helvetica"/>
          <w:lang w:val="en-US"/>
        </w:rPr>
      </w:pPr>
      <w:r>
        <w:rPr>
          <w:rFonts w:ascii="Helvetica" w:hAnsi="Helvetica"/>
          <w:lang w:val="en-US"/>
        </w:rPr>
        <w:t xml:space="preserve">To mitigate the risk of losing track the different topics of interest, a </w:t>
      </w:r>
      <w:hyperlink r:id="rId13" w:history="1">
        <w:r w:rsidRPr="005A5D8E">
          <w:rPr>
            <w:rStyle w:val="Hyperlink"/>
            <w:rFonts w:ascii="Helvetica" w:hAnsi="Helvetica"/>
            <w:lang w:val="en-US"/>
          </w:rPr>
          <w:t>GitHub repository</w:t>
        </w:r>
      </w:hyperlink>
      <w:r>
        <w:rPr>
          <w:rFonts w:ascii="Helvetica" w:hAnsi="Helvetica"/>
          <w:lang w:val="en-US"/>
        </w:rPr>
        <w:t xml:space="preserve"> has already been </w:t>
      </w:r>
      <w:r w:rsidR="005A5D8E">
        <w:rPr>
          <w:rFonts w:ascii="Helvetica" w:hAnsi="Helvetica"/>
          <w:lang w:val="en-US"/>
        </w:rPr>
        <w:t>created</w:t>
      </w:r>
      <w:r>
        <w:rPr>
          <w:rFonts w:ascii="Helvetica" w:hAnsi="Helvetica"/>
          <w:lang w:val="en-US"/>
        </w:rPr>
        <w:t xml:space="preserve"> to efficiently organize resources, data</w:t>
      </w:r>
      <w:r w:rsidR="005A5D8E">
        <w:rPr>
          <w:rFonts w:ascii="Helvetica" w:hAnsi="Helvetica"/>
          <w:lang w:val="en-US"/>
        </w:rPr>
        <w:t xml:space="preserve">, and progress made. </w:t>
      </w:r>
    </w:p>
    <w:p w14:paraId="3C914BD5" w14:textId="2066B5D0" w:rsidR="00577FCD" w:rsidRDefault="00577FCD"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Ambition of analysis </w:t>
      </w:r>
      <w:r w:rsidR="005A5D8E">
        <w:rPr>
          <w:rFonts w:ascii="Helvetica" w:hAnsi="Helvetica"/>
          <w:lang w:val="en-US"/>
        </w:rPr>
        <w:t>–</w:t>
      </w:r>
      <w:r>
        <w:rPr>
          <w:rFonts w:ascii="Helvetica" w:hAnsi="Helvetica"/>
          <w:lang w:val="en-US"/>
        </w:rPr>
        <w:t xml:space="preserve"> </w:t>
      </w:r>
      <w:r w:rsidR="005A5D8E">
        <w:rPr>
          <w:rFonts w:ascii="Helvetica" w:hAnsi="Helvetica"/>
          <w:lang w:val="en-US"/>
        </w:rPr>
        <w:t>Data I am unfamiliar with, as well as new types of analysis will need to be conducted for the successful answering of the research questions</w:t>
      </w:r>
    </w:p>
    <w:p w14:paraId="1F59BD7D" w14:textId="4DC297CB" w:rsidR="005A5D8E" w:rsidRDefault="005A5D8E" w:rsidP="00FF19D7">
      <w:pPr>
        <w:pStyle w:val="NormalWeb"/>
        <w:numPr>
          <w:ilvl w:val="1"/>
          <w:numId w:val="5"/>
        </w:numPr>
        <w:spacing w:line="360" w:lineRule="auto"/>
        <w:jc w:val="both"/>
        <w:rPr>
          <w:rFonts w:ascii="Helvetica" w:hAnsi="Helvetica"/>
          <w:lang w:val="en-US"/>
        </w:rPr>
      </w:pPr>
      <w:r>
        <w:rPr>
          <w:rFonts w:ascii="Helvetica" w:hAnsi="Helvetica"/>
          <w:lang w:val="en-US"/>
        </w:rPr>
        <w:t>To help mitigate the risk of getting stuck or spending too much time on analysis I have started</w:t>
      </w:r>
      <w:r w:rsidR="00BF4EDE">
        <w:rPr>
          <w:rFonts w:ascii="Helvetica" w:hAnsi="Helvetica"/>
          <w:lang w:val="en-US"/>
        </w:rPr>
        <w:t xml:space="preserve"> to increase my familiarity with spatial and </w:t>
      </w:r>
      <w:proofErr w:type="gramStart"/>
      <w:r w:rsidR="00BF4EDE">
        <w:rPr>
          <w:rFonts w:ascii="Helvetica" w:hAnsi="Helvetica"/>
          <w:lang w:val="en-US"/>
        </w:rPr>
        <w:t>remotely</w:t>
      </w:r>
      <w:r w:rsidR="0020397E">
        <w:rPr>
          <w:rFonts w:ascii="Helvetica" w:hAnsi="Helvetica"/>
          <w:lang w:val="en-US"/>
        </w:rPr>
        <w:t>-</w:t>
      </w:r>
      <w:r w:rsidR="00BF4EDE">
        <w:rPr>
          <w:rFonts w:ascii="Helvetica" w:hAnsi="Helvetica"/>
          <w:lang w:val="en-US"/>
        </w:rPr>
        <w:t>sensed</w:t>
      </w:r>
      <w:proofErr w:type="gramEnd"/>
      <w:r w:rsidR="0020397E">
        <w:rPr>
          <w:rFonts w:ascii="Helvetica" w:hAnsi="Helvetica"/>
          <w:lang w:val="en-US"/>
        </w:rPr>
        <w:t xml:space="preserve"> data</w:t>
      </w:r>
      <w:r w:rsidR="00BF4EDE">
        <w:rPr>
          <w:rFonts w:ascii="Helvetica" w:hAnsi="Helvetica"/>
          <w:lang w:val="en-US"/>
        </w:rPr>
        <w:t>, by starting a temporary part-time</w:t>
      </w:r>
      <w:r>
        <w:rPr>
          <w:rFonts w:ascii="Helvetica" w:hAnsi="Helvetica"/>
          <w:lang w:val="en-US"/>
        </w:rPr>
        <w:t xml:space="preserve"> job as a </w:t>
      </w:r>
      <w:r w:rsidR="00BF4EDE">
        <w:rPr>
          <w:rFonts w:ascii="Helvetica" w:hAnsi="Helvetica"/>
          <w:lang w:val="en-US"/>
        </w:rPr>
        <w:t>research assistant</w:t>
      </w:r>
      <w:r>
        <w:rPr>
          <w:rFonts w:ascii="Helvetica" w:hAnsi="Helvetica"/>
          <w:lang w:val="en-US"/>
        </w:rPr>
        <w:t xml:space="preserve">. </w:t>
      </w:r>
    </w:p>
    <w:p w14:paraId="6F831CCF" w14:textId="45CB75BC" w:rsidR="00AB2623" w:rsidRDefault="00AB2623" w:rsidP="00FF19D7">
      <w:pPr>
        <w:pStyle w:val="NormalWeb"/>
        <w:spacing w:line="360" w:lineRule="auto"/>
        <w:jc w:val="both"/>
        <w:rPr>
          <w:rFonts w:ascii="Helvetica" w:hAnsi="Helvetica"/>
          <w:lang w:val="en-US"/>
        </w:rPr>
      </w:pPr>
      <w:r w:rsidRPr="00BF4EDE">
        <w:rPr>
          <w:rFonts w:ascii="Helvetica" w:hAnsi="Helvetica"/>
          <w:u w:val="single"/>
          <w:lang w:val="en-US"/>
        </w:rPr>
        <w:t>Challenges</w:t>
      </w:r>
      <w:r>
        <w:rPr>
          <w:rFonts w:ascii="Helvetica" w:hAnsi="Helvetica"/>
          <w:lang w:val="en-US"/>
        </w:rPr>
        <w:t xml:space="preserve"> </w:t>
      </w:r>
    </w:p>
    <w:p w14:paraId="2286FE4F" w14:textId="0514AC6F" w:rsid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Extent of d</w:t>
      </w:r>
      <w:r w:rsidR="00AB2623">
        <w:rPr>
          <w:rFonts w:ascii="Helvetica" w:hAnsi="Helvetica"/>
          <w:lang w:val="en-US"/>
        </w:rPr>
        <w:t>ata analysis expertise</w:t>
      </w:r>
    </w:p>
    <w:p w14:paraId="7792C1D0" w14:textId="77777777" w:rsidR="00C01DF7" w:rsidRDefault="00BF4EDE" w:rsidP="00FF19D7">
      <w:pPr>
        <w:pStyle w:val="NormalWeb"/>
        <w:numPr>
          <w:ilvl w:val="0"/>
          <w:numId w:val="5"/>
        </w:numPr>
        <w:spacing w:line="360" w:lineRule="auto"/>
        <w:jc w:val="both"/>
        <w:rPr>
          <w:rFonts w:ascii="Helvetica" w:hAnsi="Helvetica"/>
          <w:lang w:val="en-US"/>
        </w:rPr>
      </w:pPr>
      <w:r>
        <w:rPr>
          <w:rFonts w:ascii="Helvetica" w:hAnsi="Helvetica"/>
          <w:lang w:val="en-US"/>
        </w:rPr>
        <w:t>GIS components</w:t>
      </w:r>
    </w:p>
    <w:p w14:paraId="7A68612B" w14:textId="6A40AE99" w:rsidR="00AB2623" w:rsidRPr="00AB2623" w:rsidRDefault="00C01DF7"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Spectral Band selection if attempted </w:t>
      </w:r>
    </w:p>
    <w:p w14:paraId="0B69D65B" w14:textId="77777777" w:rsidR="00567C62" w:rsidRDefault="00AB2623" w:rsidP="00FF19D7">
      <w:pPr>
        <w:pStyle w:val="NormalWeb"/>
        <w:numPr>
          <w:ilvl w:val="0"/>
          <w:numId w:val="5"/>
        </w:numPr>
        <w:spacing w:line="360" w:lineRule="auto"/>
        <w:jc w:val="both"/>
        <w:rPr>
          <w:rFonts w:ascii="Helvetica" w:hAnsi="Helvetica"/>
          <w:lang w:val="en-US"/>
        </w:rPr>
      </w:pPr>
      <w:r>
        <w:rPr>
          <w:rFonts w:ascii="Helvetica" w:hAnsi="Helvetica"/>
          <w:lang w:val="en-US"/>
        </w:rPr>
        <w:t xml:space="preserve">Time and commitment </w:t>
      </w:r>
      <w:r w:rsidR="00BF4EDE">
        <w:rPr>
          <w:rFonts w:ascii="Helvetica" w:hAnsi="Helvetica"/>
          <w:lang w:val="en-US"/>
        </w:rPr>
        <w:t>management</w:t>
      </w:r>
    </w:p>
    <w:p w14:paraId="0987E5F8" w14:textId="77777777" w:rsidR="00F66EB5" w:rsidRDefault="00567C62" w:rsidP="00FF19D7">
      <w:pPr>
        <w:pStyle w:val="NormalWeb"/>
        <w:spacing w:line="360" w:lineRule="auto"/>
        <w:jc w:val="both"/>
        <w:rPr>
          <w:rFonts w:ascii="Helvetica" w:hAnsi="Helvetica"/>
          <w:noProof/>
          <w:u w:val="single"/>
          <w:lang w:val="en-US"/>
        </w:rPr>
      </w:pPr>
      <w:r w:rsidRPr="00C01DF7">
        <w:rPr>
          <w:rFonts w:ascii="Helvetica" w:hAnsi="Helvetica"/>
          <w:noProof/>
          <w:u w:val="single"/>
          <w:lang w:val="en-US"/>
        </w:rPr>
        <w:t xml:space="preserve"> </w:t>
      </w:r>
      <w:r w:rsidR="00C01DF7" w:rsidRPr="00C01DF7">
        <w:rPr>
          <w:rFonts w:ascii="Helvetica" w:hAnsi="Helvetica"/>
          <w:noProof/>
          <w:u w:val="single"/>
          <w:lang w:val="en-US"/>
        </w:rPr>
        <w:t>Project schedule</w:t>
      </w:r>
      <w:r w:rsidR="00C01DF7">
        <w:rPr>
          <w:rFonts w:ascii="Helvetica" w:hAnsi="Helvetica"/>
          <w:noProof/>
          <w:u w:val="single"/>
          <w:lang w:val="en-US"/>
        </w:rPr>
        <w:t xml:space="preserve"> </w:t>
      </w:r>
    </w:p>
    <w:p w14:paraId="7FBDFCCB" w14:textId="5698E14F" w:rsidR="00C01DF7" w:rsidRPr="00C01DF7" w:rsidRDefault="00C01DF7" w:rsidP="00FF19D7">
      <w:pPr>
        <w:pStyle w:val="NormalWeb"/>
        <w:spacing w:line="360" w:lineRule="auto"/>
        <w:jc w:val="both"/>
        <w:rPr>
          <w:rFonts w:ascii="Helvetica" w:hAnsi="Helvetica"/>
          <w:noProof/>
          <w:lang w:val="en-US"/>
        </w:rPr>
        <w:sectPr w:rsidR="00C01DF7" w:rsidRPr="00C01DF7" w:rsidSect="00FF19D7">
          <w:type w:val="continuous"/>
          <w:pgSz w:w="11900" w:h="16840"/>
          <w:pgMar w:top="1440" w:right="1440" w:bottom="1440" w:left="1440" w:header="708" w:footer="708" w:gutter="0"/>
          <w:cols w:space="708"/>
          <w:docGrid w:linePitch="360"/>
        </w:sectPr>
      </w:pPr>
      <w:r>
        <w:rPr>
          <w:rFonts w:ascii="Helvetica" w:hAnsi="Helvetica"/>
          <w:noProof/>
          <w:lang w:val="en-US"/>
        </w:rPr>
        <w:t>(see below)</w:t>
      </w:r>
    </w:p>
    <w:p w14:paraId="213B5398" w14:textId="38614E0A" w:rsidR="00D02846" w:rsidRDefault="00F66EB5" w:rsidP="00FF19D7">
      <w:pPr>
        <w:pStyle w:val="NormalWeb"/>
        <w:spacing w:line="360" w:lineRule="auto"/>
        <w:jc w:val="both"/>
        <w:rPr>
          <w:rFonts w:ascii="Helvetica" w:hAnsi="Helvetica"/>
          <w:lang w:val="en-US"/>
        </w:rPr>
      </w:pPr>
      <w:r>
        <w:rPr>
          <w:rFonts w:ascii="Helvetica" w:hAnsi="Helvetica"/>
          <w:noProof/>
          <w:lang w:val="en-US"/>
        </w:rPr>
        <w:lastRenderedPageBreak/>
        <w:drawing>
          <wp:inline distT="0" distB="0" distL="0" distR="0" wp14:anchorId="07FB9686" wp14:editId="4CD0199B">
            <wp:extent cx="8864600" cy="4291965"/>
            <wp:effectExtent l="0" t="0" r="0" b="63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1-25 at 16.14.53.png"/>
                    <pic:cNvPicPr/>
                  </pic:nvPicPr>
                  <pic:blipFill>
                    <a:blip r:embed="rId14">
                      <a:extLst>
                        <a:ext uri="{28A0092B-C50C-407E-A947-70E740481C1C}">
                          <a14:useLocalDpi xmlns:a14="http://schemas.microsoft.com/office/drawing/2010/main" val="0"/>
                        </a:ext>
                      </a:extLst>
                    </a:blip>
                    <a:stretch>
                      <a:fillRect/>
                    </a:stretch>
                  </pic:blipFill>
                  <pic:spPr>
                    <a:xfrm>
                      <a:off x="0" y="0"/>
                      <a:ext cx="8864600" cy="4291965"/>
                    </a:xfrm>
                    <a:prstGeom prst="rect">
                      <a:avLst/>
                    </a:prstGeom>
                  </pic:spPr>
                </pic:pic>
              </a:graphicData>
            </a:graphic>
          </wp:inline>
        </w:drawing>
      </w:r>
    </w:p>
    <w:p w14:paraId="401E21AE" w14:textId="77777777" w:rsidR="00C01DF7" w:rsidRDefault="00C01DF7" w:rsidP="00FF19D7">
      <w:pPr>
        <w:pStyle w:val="NormalWeb"/>
        <w:spacing w:line="360" w:lineRule="auto"/>
        <w:jc w:val="both"/>
        <w:rPr>
          <w:rFonts w:ascii="Helvetica" w:hAnsi="Helvetica"/>
          <w:u w:val="single"/>
          <w:lang w:val="en-US"/>
        </w:rPr>
        <w:sectPr w:rsidR="00C01DF7" w:rsidSect="00FF19D7">
          <w:pgSz w:w="16840" w:h="11900" w:orient="landscape"/>
          <w:pgMar w:top="1440" w:right="1440" w:bottom="1440" w:left="1440" w:header="708" w:footer="708" w:gutter="0"/>
          <w:cols w:space="708"/>
          <w:docGrid w:linePitch="360"/>
        </w:sectPr>
      </w:pPr>
    </w:p>
    <w:p w14:paraId="03BBE9AB" w14:textId="661B4B21" w:rsidR="00C01DF7" w:rsidRDefault="00C01DF7" w:rsidP="00FF19D7">
      <w:pPr>
        <w:pStyle w:val="NormalWeb"/>
        <w:spacing w:line="360" w:lineRule="auto"/>
        <w:jc w:val="both"/>
        <w:rPr>
          <w:rFonts w:ascii="Helvetica" w:hAnsi="Helvetica"/>
          <w:u w:val="single"/>
          <w:lang w:val="en-US"/>
        </w:rPr>
      </w:pPr>
    </w:p>
    <w:p w14:paraId="73133F19" w14:textId="099A6907" w:rsidR="00567C62" w:rsidRDefault="00C01DF7" w:rsidP="00FF19D7">
      <w:pPr>
        <w:pStyle w:val="NormalWeb"/>
        <w:spacing w:line="360" w:lineRule="auto"/>
        <w:jc w:val="both"/>
        <w:rPr>
          <w:rFonts w:ascii="Helvetica" w:hAnsi="Helvetica"/>
          <w:lang w:val="en-US"/>
        </w:rPr>
      </w:pPr>
      <w:r w:rsidRPr="00C01DF7">
        <w:rPr>
          <w:rFonts w:ascii="Helvetica" w:hAnsi="Helvetica"/>
          <w:u w:val="single"/>
          <w:lang w:val="en-US"/>
        </w:rPr>
        <w:t>References</w:t>
      </w:r>
      <w:r w:rsidRPr="00C01DF7">
        <w:rPr>
          <w:rFonts w:ascii="Helvetica" w:hAnsi="Helvetica"/>
          <w:lang w:val="en-US"/>
        </w:rPr>
        <w:t>:</w:t>
      </w:r>
    </w:p>
    <w:p w14:paraId="632B9E74" w14:textId="77777777" w:rsidR="00211CF5" w:rsidRPr="00211CF5" w:rsidRDefault="00211CF5" w:rsidP="00211CF5">
      <w:pPr>
        <w:pStyle w:val="Bibliography"/>
        <w:rPr>
          <w:rFonts w:ascii="Helvetica" w:hAnsi="Helvetica"/>
          <w:sz w:val="20"/>
          <w:lang w:val="en-GB"/>
        </w:rPr>
      </w:pPr>
      <w:r>
        <w:rPr>
          <w:rFonts w:ascii="Helvetica" w:hAnsi="Helvetica"/>
          <w:sz w:val="20"/>
          <w:szCs w:val="20"/>
          <w:lang w:val="en-US"/>
        </w:rPr>
        <w:fldChar w:fldCharType="begin"/>
      </w:r>
      <w:r>
        <w:rPr>
          <w:rFonts w:ascii="Helvetica" w:hAnsi="Helvetica"/>
          <w:sz w:val="20"/>
          <w:szCs w:val="20"/>
          <w:lang w:val="en-US"/>
        </w:rPr>
        <w:instrText xml:space="preserve"> ADDIN ZOTERO_BIBL {"uncited":[],"omitted":[],"custom":[]} CSL_BIBLIOGRAPHY </w:instrText>
      </w:r>
      <w:r>
        <w:rPr>
          <w:rFonts w:ascii="Helvetica" w:hAnsi="Helvetica"/>
          <w:sz w:val="20"/>
          <w:szCs w:val="20"/>
          <w:lang w:val="en-US"/>
        </w:rPr>
        <w:fldChar w:fldCharType="separate"/>
      </w:r>
      <w:r w:rsidRPr="00211CF5">
        <w:rPr>
          <w:rFonts w:ascii="Helvetica" w:hAnsi="Helvetica"/>
          <w:sz w:val="20"/>
          <w:lang w:val="en-GB"/>
        </w:rPr>
        <w:t>“ArcticDEM”. (2018), , available at: https://www.arcgis.com/apps/webappviewer/index.html?id=aff5fa8f5d5548c6bff44cc8be385f61 (accessed 22 January 2020).</w:t>
      </w:r>
    </w:p>
    <w:p w14:paraId="1B6AC44D"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Asner, G.P. and Martin, R.E. (2009), “Airborne spectranomics: mapping canopy chemical and taxonomic diversity in tropical forests”, </w:t>
      </w:r>
      <w:r w:rsidRPr="00211CF5">
        <w:rPr>
          <w:rFonts w:ascii="Helvetica" w:hAnsi="Helvetica"/>
          <w:i/>
          <w:iCs/>
          <w:sz w:val="20"/>
          <w:lang w:val="en-GB"/>
        </w:rPr>
        <w:t>Frontiers in Ecology and the Environment</w:t>
      </w:r>
      <w:r w:rsidRPr="00211CF5">
        <w:rPr>
          <w:rFonts w:ascii="Helvetica" w:hAnsi="Helvetica"/>
          <w:sz w:val="20"/>
          <w:lang w:val="en-GB"/>
        </w:rPr>
        <w:t>, Vol. 7 No. 5, pp. 269–276.</w:t>
      </w:r>
    </w:p>
    <w:p w14:paraId="69F970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Cavender‐Bares, J., Gamon, J.A., Hobbie, S.E., Madritch, M.D., Meireles, J.E., Schweiger, A.K. and Townsend, P.A. (2017), “Harnessing plant spectra to integrate the biodiversity sciences across biological and spatial scales”, </w:t>
      </w:r>
      <w:r w:rsidRPr="00211CF5">
        <w:rPr>
          <w:rFonts w:ascii="Helvetica" w:hAnsi="Helvetica"/>
          <w:i/>
          <w:iCs/>
          <w:sz w:val="20"/>
          <w:lang w:val="en-GB"/>
        </w:rPr>
        <w:t>American Journal of Botany</w:t>
      </w:r>
      <w:r w:rsidRPr="00211CF5">
        <w:rPr>
          <w:rFonts w:ascii="Helvetica" w:hAnsi="Helvetica"/>
          <w:sz w:val="20"/>
          <w:lang w:val="en-GB"/>
        </w:rPr>
        <w:t>, Vol. 104 No. 7, pp. 966–969.</w:t>
      </w:r>
    </w:p>
    <w:p w14:paraId="21627BE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Clark, M.L., Roberts, D.A. and Clark, D.B. (2005), “Hyperspectral discrimination of tropical rain forest tree species at leaf to crown scales”, </w:t>
      </w:r>
      <w:r w:rsidRPr="00211CF5">
        <w:rPr>
          <w:rFonts w:ascii="Helvetica" w:hAnsi="Helvetica"/>
          <w:i/>
          <w:iCs/>
          <w:sz w:val="20"/>
          <w:lang w:val="en-GB"/>
        </w:rPr>
        <w:t>Remote Sensing of Environment</w:t>
      </w:r>
      <w:r w:rsidRPr="00211CF5">
        <w:rPr>
          <w:rFonts w:ascii="Helvetica" w:hAnsi="Helvetica"/>
          <w:sz w:val="20"/>
          <w:lang w:val="en-GB"/>
        </w:rPr>
        <w:t>, Vol. 96 No. 3, pp. 375–398.</w:t>
      </w:r>
    </w:p>
    <w:p w14:paraId="5A36FA5E"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Gaston, K.J. (2000), “Global patterns in biodiversity”, </w:t>
      </w:r>
      <w:r w:rsidRPr="00211CF5">
        <w:rPr>
          <w:rFonts w:ascii="Helvetica" w:hAnsi="Helvetica"/>
          <w:i/>
          <w:iCs/>
          <w:sz w:val="20"/>
          <w:lang w:val="en-GB"/>
        </w:rPr>
        <w:t>Nature</w:t>
      </w:r>
      <w:r w:rsidRPr="00211CF5">
        <w:rPr>
          <w:rFonts w:ascii="Helvetica" w:hAnsi="Helvetica"/>
          <w:sz w:val="20"/>
          <w:lang w:val="en-GB"/>
        </w:rPr>
        <w:t>, Vol. 405 No. 6783, pp. 220–227.</w:t>
      </w:r>
    </w:p>
    <w:p w14:paraId="0A2FD89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(2018a),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6895F18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Gholizadeh, H., Gamon, J.A., Zygielbaum, A.I., Wang, R., Schweiger, A.K. and Cavender-Bares, J. (2018b), “Remote sensing of biodiversity: Soil correction and data dimension reduction methods improve assessment of α-diversity (species richness) in prairie ecosystems”, </w:t>
      </w:r>
      <w:r w:rsidRPr="00211CF5">
        <w:rPr>
          <w:rFonts w:ascii="Helvetica" w:hAnsi="Helvetica"/>
          <w:i/>
          <w:iCs/>
          <w:sz w:val="20"/>
          <w:lang w:val="en-GB"/>
        </w:rPr>
        <w:t>Remote Sensing of Environment</w:t>
      </w:r>
      <w:r w:rsidRPr="00211CF5">
        <w:rPr>
          <w:rFonts w:ascii="Helvetica" w:hAnsi="Helvetica"/>
          <w:sz w:val="20"/>
          <w:lang w:val="en-GB"/>
        </w:rPr>
        <w:t>, Vol. 206, pp. 240–253.</w:t>
      </w:r>
    </w:p>
    <w:p w14:paraId="5B5F907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Obu, J., Lantuit, H., Myers-Smith, I., Heim, B., Wolter, J. and Fritz, M. (2017), “Effect of Terrain Characteristics on Soil Organic Carbon and Total Nitrogen Stocks in Soils of Herschel Island, Western Canadian Arctic: Geomorphic Disturbance, SOC and TN”, </w:t>
      </w:r>
      <w:r w:rsidRPr="00211CF5">
        <w:rPr>
          <w:rFonts w:ascii="Helvetica" w:hAnsi="Helvetica"/>
          <w:i/>
          <w:iCs/>
          <w:sz w:val="20"/>
          <w:lang w:val="en-GB"/>
        </w:rPr>
        <w:t>Permafrost and Periglacial Processes</w:t>
      </w:r>
      <w:r w:rsidRPr="00211CF5">
        <w:rPr>
          <w:rFonts w:ascii="Helvetica" w:hAnsi="Helvetica"/>
          <w:sz w:val="20"/>
          <w:lang w:val="en-GB"/>
        </w:rPr>
        <w:t>, Vol. 28 No. 1, pp. 92–107.</w:t>
      </w:r>
    </w:p>
    <w:p w14:paraId="7C374AC6"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lastRenderedPageBreak/>
        <w:t xml:space="preserve">Ollinger, S.V. (2011), “Sources of variability in canopy reflectance and the convergent properties of plants: Tansley review”, </w:t>
      </w:r>
      <w:r w:rsidRPr="00211CF5">
        <w:rPr>
          <w:rFonts w:ascii="Helvetica" w:hAnsi="Helvetica"/>
          <w:i/>
          <w:iCs/>
          <w:sz w:val="20"/>
          <w:lang w:val="en-GB"/>
        </w:rPr>
        <w:t>New Phytologist</w:t>
      </w:r>
      <w:r w:rsidRPr="00211CF5">
        <w:rPr>
          <w:rFonts w:ascii="Helvetica" w:hAnsi="Helvetica"/>
          <w:sz w:val="20"/>
          <w:lang w:val="en-GB"/>
        </w:rPr>
        <w:t>, Vol. 189 No. 2, pp. 375–394.</w:t>
      </w:r>
    </w:p>
    <w:p w14:paraId="703C8A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(2010a),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5DA1460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Rocchini, D., Balkenhol, N., Carter, G.A., Foody, G.M., Gillespie, T.W., He, K.S., Kark, S., et al. (2010b), “Remotely sensed spectral heterogeneity as a proxy of species diversity: Recent advances and open challenges”, </w:t>
      </w:r>
      <w:r w:rsidRPr="00211CF5">
        <w:rPr>
          <w:rFonts w:ascii="Helvetica" w:hAnsi="Helvetica"/>
          <w:i/>
          <w:iCs/>
          <w:sz w:val="20"/>
          <w:lang w:val="en-GB"/>
        </w:rPr>
        <w:t>Ecological Informatics</w:t>
      </w:r>
      <w:r w:rsidRPr="00211CF5">
        <w:rPr>
          <w:rFonts w:ascii="Helvetica" w:hAnsi="Helvetica"/>
          <w:sz w:val="20"/>
          <w:lang w:val="en-GB"/>
        </w:rPr>
        <w:t>, Vol. 5 No. 5, pp. 318–329.</w:t>
      </w:r>
    </w:p>
    <w:p w14:paraId="0F09188C"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Schmidtlein, S. and Fassnacht, F.E. (2017), “The spectral variability hypothesis does not hold across landscapes”, </w:t>
      </w:r>
      <w:r w:rsidRPr="00211CF5">
        <w:rPr>
          <w:rFonts w:ascii="Helvetica" w:hAnsi="Helvetica"/>
          <w:i/>
          <w:iCs/>
          <w:sz w:val="20"/>
          <w:lang w:val="en-GB"/>
        </w:rPr>
        <w:t>Remote Sensing of Environment</w:t>
      </w:r>
      <w:r w:rsidRPr="00211CF5">
        <w:rPr>
          <w:rFonts w:ascii="Helvetica" w:hAnsi="Helvetica"/>
          <w:sz w:val="20"/>
          <w:lang w:val="en-GB"/>
        </w:rPr>
        <w:t>, Vol. 192, pp. 114–125.</w:t>
      </w:r>
    </w:p>
    <w:p w14:paraId="6AFF72B2"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Schweiger, A.K., Cavender-Bares, J., Townsend, P.A., Hobbie, S.E., Madritch, M.D., Wang, R., Tilman, D., et al. (2018), “Plant spectral diversity integrates functional and phylogenetic components of biodiversity and predicts ecosystem function”, </w:t>
      </w:r>
      <w:r w:rsidRPr="00211CF5">
        <w:rPr>
          <w:rFonts w:ascii="Helvetica" w:hAnsi="Helvetica"/>
          <w:i/>
          <w:iCs/>
          <w:sz w:val="20"/>
          <w:lang w:val="en-GB"/>
        </w:rPr>
        <w:t>Nature Ecology &amp; Evolution</w:t>
      </w:r>
      <w:r w:rsidRPr="00211CF5">
        <w:rPr>
          <w:rFonts w:ascii="Helvetica" w:hAnsi="Helvetica"/>
          <w:sz w:val="20"/>
          <w:lang w:val="en-GB"/>
        </w:rPr>
        <w:t>, Vol. 2 No. 6, pp. 976–982.</w:t>
      </w:r>
    </w:p>
    <w:p w14:paraId="64E00D93"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Schweiger, A.K., Schütz, M., Risch, A.C., Kneubühler, M., Haller, R. and Schaepman, M.E. (2017), “How to predict plant functional types using imaging spectroscopy: linking vegetation community traits, plant functional types and spectral response”, edited by Chisholm, R.</w:t>
      </w:r>
      <w:r w:rsidRPr="00211CF5">
        <w:rPr>
          <w:rFonts w:ascii="Helvetica" w:hAnsi="Helvetica"/>
          <w:i/>
          <w:iCs/>
          <w:sz w:val="20"/>
          <w:lang w:val="en-GB"/>
        </w:rPr>
        <w:t>Methods in Ecology and Evolution</w:t>
      </w:r>
      <w:r w:rsidRPr="00211CF5">
        <w:rPr>
          <w:rFonts w:ascii="Helvetica" w:hAnsi="Helvetica"/>
          <w:sz w:val="20"/>
          <w:lang w:val="en-GB"/>
        </w:rPr>
        <w:t>, Vol. 8 No. 1, pp. 86–95.</w:t>
      </w:r>
    </w:p>
    <w:p w14:paraId="0275A470"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and Gamon, J.A. (2019), “Remote sensing of terrestrial plant biodiversity”, </w:t>
      </w:r>
      <w:r w:rsidRPr="00211CF5">
        <w:rPr>
          <w:rFonts w:ascii="Helvetica" w:hAnsi="Helvetica"/>
          <w:i/>
          <w:iCs/>
          <w:sz w:val="20"/>
          <w:lang w:val="en-GB"/>
        </w:rPr>
        <w:t>Remote Sensing of Environment</w:t>
      </w:r>
      <w:r w:rsidRPr="00211CF5">
        <w:rPr>
          <w:rFonts w:ascii="Helvetica" w:hAnsi="Helvetica"/>
          <w:sz w:val="20"/>
          <w:lang w:val="en-GB"/>
        </w:rPr>
        <w:t>, Vol. 231, p. 111218.</w:t>
      </w:r>
    </w:p>
    <w:p w14:paraId="7631FC9B"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(2018a),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76B4AEAF"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Cavender-Bares, J., Townsend, P.A. and Zygielbaum, A.I. (2018b), “The spatial sensitivity of the spectral diversity-biodiversity relationship: an experimental test in a prairie grassland”, </w:t>
      </w:r>
      <w:r w:rsidRPr="00211CF5">
        <w:rPr>
          <w:rFonts w:ascii="Helvetica" w:hAnsi="Helvetica"/>
          <w:i/>
          <w:iCs/>
          <w:sz w:val="20"/>
          <w:lang w:val="en-GB"/>
        </w:rPr>
        <w:t>Ecological Applications</w:t>
      </w:r>
      <w:r w:rsidRPr="00211CF5">
        <w:rPr>
          <w:rFonts w:ascii="Helvetica" w:hAnsi="Helvetica"/>
          <w:sz w:val="20"/>
          <w:lang w:val="en-GB"/>
        </w:rPr>
        <w:t>, Vol. 28 No. 2, pp. 541–556.</w:t>
      </w:r>
    </w:p>
    <w:p w14:paraId="0C9E6165" w14:textId="77777777" w:rsidR="00211CF5" w:rsidRPr="00211CF5" w:rsidRDefault="00211CF5" w:rsidP="00211CF5">
      <w:pPr>
        <w:pStyle w:val="Bibliography"/>
        <w:rPr>
          <w:rFonts w:ascii="Helvetica" w:hAnsi="Helvetica"/>
          <w:sz w:val="20"/>
          <w:lang w:val="en-GB"/>
        </w:rPr>
      </w:pPr>
      <w:r w:rsidRPr="00211CF5">
        <w:rPr>
          <w:rFonts w:ascii="Helvetica" w:hAnsi="Helvetica"/>
          <w:sz w:val="20"/>
          <w:lang w:val="en-GB"/>
        </w:rPr>
        <w:t xml:space="preserve">Wang, R., Gamon, J.A., Schweiger, A.K., Cavender-Bares, J., Townsend, P.A., Zygielbaum, A.I. and Kothari, S. (2018), “Influence of species richness, evenness, and composition on optical diversity: A simulation study”, </w:t>
      </w:r>
      <w:r w:rsidRPr="00211CF5">
        <w:rPr>
          <w:rFonts w:ascii="Helvetica" w:hAnsi="Helvetica"/>
          <w:i/>
          <w:iCs/>
          <w:sz w:val="20"/>
          <w:lang w:val="en-GB"/>
        </w:rPr>
        <w:t>Remote Sensing of Environment</w:t>
      </w:r>
      <w:r w:rsidRPr="00211CF5">
        <w:rPr>
          <w:rFonts w:ascii="Helvetica" w:hAnsi="Helvetica"/>
          <w:sz w:val="20"/>
          <w:lang w:val="en-GB"/>
        </w:rPr>
        <w:t>, Vol. 211, pp. 218–228.</w:t>
      </w:r>
    </w:p>
    <w:p w14:paraId="4D1CF236" w14:textId="4156C7EE" w:rsidR="00C01DF7" w:rsidRPr="00C01DF7" w:rsidRDefault="00211CF5" w:rsidP="00FF19D7">
      <w:pPr>
        <w:pStyle w:val="NormalWeb"/>
        <w:spacing w:line="360" w:lineRule="auto"/>
        <w:jc w:val="both"/>
        <w:rPr>
          <w:rFonts w:ascii="Helvetica" w:hAnsi="Helvetica"/>
          <w:sz w:val="20"/>
          <w:szCs w:val="20"/>
          <w:lang w:val="en-US"/>
        </w:rPr>
      </w:pPr>
      <w:r>
        <w:rPr>
          <w:rFonts w:ascii="Helvetica" w:hAnsi="Helvetica"/>
          <w:sz w:val="20"/>
          <w:szCs w:val="20"/>
          <w:lang w:val="en-US"/>
        </w:rPr>
        <w:lastRenderedPageBreak/>
        <w:fldChar w:fldCharType="end"/>
      </w:r>
    </w:p>
    <w:sectPr w:rsidR="00C01DF7" w:rsidRPr="00C01DF7" w:rsidSect="00FF19D7">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CHNEIDEREIT Shawn" w:date="2020-02-06T12:18:00Z" w:initials="SS">
    <w:p w14:paraId="11ADB47A" w14:textId="4FF15F7F" w:rsidR="00CE5B13" w:rsidRDefault="00CE5B13">
      <w:pPr>
        <w:pStyle w:val="CommentText"/>
      </w:pPr>
      <w:r>
        <w:rPr>
          <w:rStyle w:val="CommentReference"/>
        </w:rPr>
        <w:annotationRef/>
      </w:r>
    </w:p>
  </w:comment>
  <w:comment w:id="1" w:author="SCHNEIDEREIT Shawn" w:date="2020-02-07T09:53:00Z" w:initials="SS">
    <w:p w14:paraId="0A059FF2" w14:textId="3FBB339D" w:rsidR="00054C8D" w:rsidRDefault="00054C8D">
      <w:pPr>
        <w:pStyle w:val="CommentText"/>
        <w:rPr>
          <w:rStyle w:val="CommentReference"/>
          <w:lang w:val="en-US"/>
        </w:rPr>
      </w:pPr>
      <w:r>
        <w:rPr>
          <w:rStyle w:val="CommentReference"/>
        </w:rPr>
        <w:annotationRef/>
      </w:r>
      <w:r w:rsidRPr="00054C8D">
        <w:rPr>
          <w:rStyle w:val="CommentReference"/>
          <w:lang w:val="en-US"/>
        </w:rPr>
        <w:t xml:space="preserve">Notes </w:t>
      </w:r>
      <w:r>
        <w:rPr>
          <w:rStyle w:val="CommentReference"/>
          <w:lang w:val="en-US"/>
        </w:rPr>
        <w:t>from Isla group critical thinking meeting:</w:t>
      </w:r>
    </w:p>
    <w:p w14:paraId="67CF2F51" w14:textId="77777777" w:rsidR="00054C8D" w:rsidRDefault="00054C8D">
      <w:pPr>
        <w:pStyle w:val="CommentText"/>
        <w:rPr>
          <w:rStyle w:val="CommentReference"/>
          <w:lang w:val="en-US"/>
        </w:rPr>
      </w:pPr>
    </w:p>
    <w:p w14:paraId="1257154A" w14:textId="77777777" w:rsidR="00054C8D" w:rsidRDefault="00054C8D" w:rsidP="00054C8D">
      <w:pPr>
        <w:rPr>
          <w:lang w:val="en-US"/>
        </w:rPr>
      </w:pPr>
      <w:r>
        <w:rPr>
          <w:lang w:val="en-US"/>
        </w:rPr>
        <w:t xml:space="preserve">Keep things more compressive and less technical in the abstract. </w:t>
      </w:r>
    </w:p>
    <w:p w14:paraId="31D869B6" w14:textId="77777777" w:rsidR="00054C8D" w:rsidRDefault="00054C8D" w:rsidP="00054C8D">
      <w:pPr>
        <w:rPr>
          <w:lang w:val="en-US"/>
        </w:rPr>
      </w:pPr>
    </w:p>
    <w:p w14:paraId="565C3CF0" w14:textId="77777777" w:rsidR="00054C8D" w:rsidRDefault="00054C8D" w:rsidP="00054C8D">
      <w:pPr>
        <w:rPr>
          <w:lang w:val="en-US"/>
        </w:rPr>
      </w:pPr>
      <w:r>
        <w:rPr>
          <w:lang w:val="en-US"/>
        </w:rPr>
        <w:t xml:space="preserve">Be careful with understand. What is understanding or </w:t>
      </w:r>
      <w:proofErr w:type="spellStart"/>
      <w:r>
        <w:rPr>
          <w:lang w:val="en-US"/>
        </w:rPr>
        <w:t>im</w:t>
      </w:r>
      <w:proofErr w:type="spellEnd"/>
      <w:r>
        <w:rPr>
          <w:lang w:val="en-US"/>
        </w:rPr>
        <w:t xml:space="preserve"> I </w:t>
      </w:r>
      <w:proofErr w:type="spellStart"/>
      <w:r>
        <w:rPr>
          <w:lang w:val="en-US"/>
        </w:rPr>
        <w:t>qunaitifying</w:t>
      </w:r>
      <w:proofErr w:type="spellEnd"/>
      <w:r>
        <w:rPr>
          <w:lang w:val="en-US"/>
        </w:rPr>
        <w:t>.</w:t>
      </w:r>
    </w:p>
    <w:p w14:paraId="2B9AAA84" w14:textId="77777777" w:rsidR="00054C8D" w:rsidRDefault="00054C8D" w:rsidP="00054C8D">
      <w:pPr>
        <w:rPr>
          <w:lang w:val="en-US"/>
        </w:rPr>
      </w:pPr>
      <w:r>
        <w:rPr>
          <w:lang w:val="en-US"/>
        </w:rPr>
        <w:t xml:space="preserve">Keep light on buzzwords. </w:t>
      </w:r>
    </w:p>
    <w:p w14:paraId="678C4FEF" w14:textId="77777777" w:rsidR="00054C8D" w:rsidRDefault="00054C8D" w:rsidP="00054C8D">
      <w:pPr>
        <w:rPr>
          <w:lang w:val="en-US"/>
        </w:rPr>
      </w:pPr>
    </w:p>
    <w:p w14:paraId="0CE376B1" w14:textId="77777777" w:rsidR="00054C8D" w:rsidRDefault="00054C8D" w:rsidP="00054C8D">
      <w:pPr>
        <w:rPr>
          <w:lang w:val="en-US"/>
        </w:rPr>
      </w:pPr>
      <w:r>
        <w:rPr>
          <w:lang w:val="en-US"/>
        </w:rPr>
        <w:t xml:space="preserve">Remove traits and turn into biodiversity </w:t>
      </w:r>
    </w:p>
    <w:p w14:paraId="0D4D293D" w14:textId="77777777" w:rsidR="00054C8D" w:rsidRDefault="00054C8D" w:rsidP="00054C8D">
      <w:pPr>
        <w:rPr>
          <w:lang w:val="en-US"/>
        </w:rPr>
      </w:pPr>
    </w:p>
    <w:p w14:paraId="6433C0D4" w14:textId="77777777" w:rsidR="00054C8D" w:rsidRDefault="00054C8D" w:rsidP="00054C8D">
      <w:pPr>
        <w:rPr>
          <w:lang w:val="en-US"/>
        </w:rPr>
      </w:pPr>
      <w:r>
        <w:rPr>
          <w:lang w:val="en-US"/>
        </w:rPr>
        <w:t xml:space="preserve">Slim down last </w:t>
      </w:r>
      <w:proofErr w:type="spellStart"/>
      <w:r>
        <w:rPr>
          <w:lang w:val="en-US"/>
        </w:rPr>
        <w:t>sentince</w:t>
      </w:r>
      <w:proofErr w:type="spellEnd"/>
      <w:r>
        <w:rPr>
          <w:lang w:val="en-US"/>
        </w:rPr>
        <w:t xml:space="preserve"> and make broader</w:t>
      </w:r>
    </w:p>
    <w:p w14:paraId="307983A5" w14:textId="77777777" w:rsidR="00054C8D" w:rsidRDefault="00054C8D" w:rsidP="00054C8D">
      <w:pPr>
        <w:rPr>
          <w:lang w:val="en-US"/>
        </w:rPr>
      </w:pPr>
    </w:p>
    <w:p w14:paraId="40BC29BB" w14:textId="77777777" w:rsidR="00054C8D" w:rsidRDefault="00054C8D" w:rsidP="00054C8D">
      <w:pPr>
        <w:rPr>
          <w:lang w:val="en-US"/>
        </w:rPr>
      </w:pPr>
      <w:r>
        <w:rPr>
          <w:lang w:val="en-US"/>
        </w:rPr>
        <w:t xml:space="preserve">Can turn prediction into a real actual sentience. Good practice </w:t>
      </w:r>
    </w:p>
    <w:p w14:paraId="3BDC5887" w14:textId="14D5C40F" w:rsidR="00054C8D" w:rsidRPr="00054C8D" w:rsidRDefault="00054C8D">
      <w:pPr>
        <w:pStyle w:val="CommentText"/>
        <w:rPr>
          <w:lang w:val="en-US"/>
        </w:rPr>
      </w:pPr>
    </w:p>
  </w:comment>
  <w:comment w:id="2" w:author="SCHNEIDEREIT Shawn" w:date="2020-02-11T08:22:00Z" w:initials="SS">
    <w:p w14:paraId="1144B8F7" w14:textId="068D73A9" w:rsidR="00084215" w:rsidRPr="00084215" w:rsidRDefault="00084215">
      <w:pPr>
        <w:pStyle w:val="CommentText"/>
        <w:rPr>
          <w:lang w:val="en-US"/>
        </w:rPr>
      </w:pPr>
      <w:r>
        <w:rPr>
          <w:rStyle w:val="CommentReference"/>
        </w:rPr>
        <w:annotationRef/>
      </w:r>
      <w:r w:rsidRPr="00084215">
        <w:rPr>
          <w:lang w:val="en-US"/>
        </w:rPr>
        <w:t>Add bit on impending devel</w:t>
      </w:r>
      <w:r>
        <w:rPr>
          <w:lang w:val="en-US"/>
        </w:rPr>
        <w:t xml:space="preserve">opment of </w:t>
      </w:r>
      <w:proofErr w:type="spellStart"/>
      <w:r>
        <w:rPr>
          <w:lang w:val="en-US"/>
        </w:rPr>
        <w:t>satalites</w:t>
      </w:r>
      <w:proofErr w:type="spellEnd"/>
      <w:r>
        <w:rPr>
          <w:lang w:val="en-US"/>
        </w:rPr>
        <w:t xml:space="preserve"> </w:t>
      </w:r>
    </w:p>
  </w:comment>
  <w:comment w:id="3" w:author="SCHNEIDEREIT Shawn" w:date="2020-02-10T13:25:00Z" w:initials="SS">
    <w:p w14:paraId="6A5D17F0" w14:textId="77777777" w:rsidR="00BB1F0A" w:rsidRPr="00BB1F0A" w:rsidRDefault="00BB1F0A" w:rsidP="00BB1F0A">
      <w:pPr>
        <w:pStyle w:val="NormalWeb"/>
      </w:pPr>
      <w:r>
        <w:rPr>
          <w:rStyle w:val="CommentReference"/>
        </w:rPr>
        <w:annotationRef/>
      </w:r>
      <w:r w:rsidRPr="00BB1F0A">
        <w:rPr>
          <w:rFonts w:ascii="AdvOT596495f2" w:hAnsi="AdvOT596495f2"/>
          <w:sz w:val="16"/>
          <w:szCs w:val="16"/>
        </w:rPr>
        <w:t>However, it is not clear how or to what extent species rich- ness, evenness, and composition a</w:t>
      </w:r>
      <w:r w:rsidRPr="00BB1F0A">
        <w:rPr>
          <w:rFonts w:ascii="AdvOT596495f2+fb" w:hAnsi="AdvOT596495f2+fb"/>
          <w:sz w:val="16"/>
          <w:szCs w:val="16"/>
        </w:rPr>
        <w:t>ff</w:t>
      </w:r>
      <w:r w:rsidRPr="00BB1F0A">
        <w:rPr>
          <w:rFonts w:ascii="AdvOT596495f2" w:hAnsi="AdvOT596495f2"/>
          <w:sz w:val="16"/>
          <w:szCs w:val="16"/>
        </w:rPr>
        <w:t>ect the overall optical signal, in part because experimental approaches are di</w:t>
      </w:r>
      <w:r w:rsidRPr="00BB1F0A">
        <w:rPr>
          <w:rFonts w:ascii="AdvOT596495f2+fb" w:hAnsi="AdvOT596495f2+fb"/>
          <w:sz w:val="16"/>
          <w:szCs w:val="16"/>
        </w:rPr>
        <w:t>ffi</w:t>
      </w:r>
      <w:r w:rsidRPr="00BB1F0A">
        <w:rPr>
          <w:rFonts w:ascii="AdvOT596495f2" w:hAnsi="AdvOT596495f2"/>
          <w:sz w:val="16"/>
          <w:szCs w:val="16"/>
        </w:rPr>
        <w:t xml:space="preserve">cult to apply in remote sen- sing studies due to the large spatial scales involved </w:t>
      </w:r>
    </w:p>
    <w:p w14:paraId="6933B0D2" w14:textId="106C5444" w:rsidR="00BB1F0A" w:rsidRPr="00BB1F0A" w:rsidRDefault="00BB1F0A">
      <w:pPr>
        <w:pStyle w:val="CommentText"/>
        <w:rPr>
          <w:lang w:val="en-DE"/>
        </w:rPr>
      </w:pPr>
    </w:p>
  </w:comment>
  <w:comment w:id="4" w:author="SCHNEIDEREIT Shawn" w:date="2020-02-11T09:32:00Z" w:initials="SS">
    <w:p w14:paraId="179BF8D4" w14:textId="41748A20" w:rsidR="004F59BA" w:rsidRDefault="004F59BA">
      <w:pPr>
        <w:pStyle w:val="CommentText"/>
        <w:rPr>
          <w:lang w:val="en-US"/>
        </w:rPr>
      </w:pPr>
      <w:r>
        <w:rPr>
          <w:rStyle w:val="CommentReference"/>
        </w:rPr>
        <w:annotationRef/>
      </w:r>
      <w:r w:rsidRPr="004F59BA">
        <w:rPr>
          <w:lang w:val="en-US"/>
        </w:rPr>
        <w:t>Al</w:t>
      </w:r>
      <w:r>
        <w:rPr>
          <w:lang w:val="en-US"/>
        </w:rPr>
        <w:t xml:space="preserve">ternate addition: inclusion of </w:t>
      </w:r>
      <w:proofErr w:type="gramStart"/>
      <w:r>
        <w:rPr>
          <w:lang w:val="en-US"/>
        </w:rPr>
        <w:t>factors, but</w:t>
      </w:r>
      <w:proofErr w:type="gramEnd"/>
      <w:r>
        <w:rPr>
          <w:lang w:val="en-US"/>
        </w:rPr>
        <w:t xml:space="preserve"> could be its own sentence.</w:t>
      </w:r>
    </w:p>
    <w:p w14:paraId="38656CC1" w14:textId="77777777" w:rsidR="004F59BA" w:rsidRPr="00B81A84" w:rsidRDefault="004F59BA" w:rsidP="004F59BA">
      <w:pPr>
        <w:ind w:left="1440"/>
        <w:jc w:val="both"/>
        <w:rPr>
          <w:rFonts w:ascii="Helvetica" w:hAnsi="Helvetica"/>
          <w:lang w:val="en-US"/>
        </w:rPr>
      </w:pPr>
      <w:r w:rsidRPr="00B81A84">
        <w:rPr>
          <w:rFonts w:ascii="Helvetica" w:hAnsi="Helvetica"/>
          <w:lang w:val="en-US"/>
        </w:rPr>
        <w:t>While high-resolution spectral data are becoming increasingly available at multiple scales, there is little known</w:t>
      </w:r>
      <w:r>
        <w:rPr>
          <w:rFonts w:ascii="Helvetica" w:hAnsi="Helvetica"/>
          <w:lang w:val="en-US"/>
        </w:rPr>
        <w:t xml:space="preserve"> the drivers of spectral diversity when t</w:t>
      </w:r>
      <w:r w:rsidRPr="00B81A84">
        <w:rPr>
          <w:rFonts w:ascii="Helvetica" w:hAnsi="Helvetica"/>
          <w:lang w:val="en-US"/>
        </w:rPr>
        <w:t>ransitioning from species to community-specific spectral data, particularly in tundra biomes.</w:t>
      </w:r>
    </w:p>
    <w:p w14:paraId="2553AA6E" w14:textId="462D58F7" w:rsidR="004F59BA" w:rsidRPr="004F59BA" w:rsidRDefault="004F59BA">
      <w:pPr>
        <w:pStyle w:val="CommentText"/>
        <w:rPr>
          <w:lang w:val="en-US"/>
        </w:rPr>
      </w:pPr>
    </w:p>
  </w:comment>
  <w:comment w:id="5" w:author="SCHNEIDEREIT Shawn" w:date="2020-02-12T16:13:00Z" w:initials="SS">
    <w:p w14:paraId="081DFF2D" w14:textId="77777777" w:rsidR="00845E84" w:rsidRDefault="00845E84">
      <w:pPr>
        <w:pStyle w:val="CommentText"/>
        <w:rPr>
          <w:lang w:val="en-US"/>
        </w:rPr>
      </w:pPr>
      <w:r>
        <w:rPr>
          <w:rStyle w:val="CommentReference"/>
        </w:rPr>
        <w:annotationRef/>
      </w:r>
      <w:r w:rsidRPr="00845E84">
        <w:rPr>
          <w:lang w:val="en-US"/>
        </w:rPr>
        <w:t xml:space="preserve">ADD </w:t>
      </w:r>
      <w:r>
        <w:rPr>
          <w:lang w:val="en-US"/>
        </w:rPr>
        <w:t xml:space="preserve">conceptual model </w:t>
      </w:r>
      <w:proofErr w:type="gramStart"/>
      <w:r>
        <w:rPr>
          <w:lang w:val="en-US"/>
        </w:rPr>
        <w:t>maybe ?</w:t>
      </w:r>
      <w:proofErr w:type="gramEnd"/>
    </w:p>
    <w:p w14:paraId="7A915B08" w14:textId="19A272E2" w:rsidR="00845E84" w:rsidRPr="00845E84" w:rsidRDefault="00845E84">
      <w:pPr>
        <w:pStyle w:val="CommentText"/>
        <w:rPr>
          <w:lang w:val="en-US"/>
        </w:rPr>
      </w:pPr>
    </w:p>
  </w:comment>
  <w:comment w:id="6" w:author="SCHNEIDEREIT Shawn" w:date="2020-02-06T12:18:00Z" w:initials="SS">
    <w:p w14:paraId="79E9674C" w14:textId="3695D645" w:rsidR="00CE5B13" w:rsidRPr="00054C8D" w:rsidRDefault="00CE5B13">
      <w:pPr>
        <w:pStyle w:val="CommentText"/>
        <w:rPr>
          <w:lang w:val="en-US"/>
        </w:rPr>
      </w:pPr>
      <w:r>
        <w:rPr>
          <w:rStyle w:val="CommentReference"/>
        </w:rPr>
        <w:annotationRef/>
      </w:r>
      <w:r w:rsidRPr="00054C8D">
        <w:rPr>
          <w:lang w:val="en-US"/>
        </w:rPr>
        <w:t xml:space="preserve">Add mean </w:t>
      </w:r>
      <w:proofErr w:type="spellStart"/>
      <w:r w:rsidRPr="00054C8D">
        <w:rPr>
          <w:lang w:val="en-US"/>
        </w:rPr>
        <w:t>nto</w:t>
      </w:r>
      <w:proofErr w:type="spellEnd"/>
      <w:r w:rsidRPr="00054C8D">
        <w:rPr>
          <w:lang w:val="en-US"/>
        </w:rPr>
        <w:t xml:space="preserve"> question?</w:t>
      </w:r>
    </w:p>
  </w:comment>
  <w:comment w:id="7" w:author="SCHNEIDEREIT Shawn" w:date="2020-02-06T12:23:00Z" w:initials="SS">
    <w:p w14:paraId="3E2AAD94" w14:textId="63C0A050" w:rsidR="00CE5B13" w:rsidRPr="00054C8D" w:rsidRDefault="00CE5B13">
      <w:pPr>
        <w:pStyle w:val="CommentText"/>
        <w:rPr>
          <w:lang w:val="en-US"/>
        </w:rPr>
      </w:pPr>
      <w:r>
        <w:rPr>
          <w:rStyle w:val="CommentReference"/>
        </w:rPr>
        <w:annotationRef/>
      </w:r>
      <w:proofErr w:type="spellStart"/>
      <w:r w:rsidRPr="00054C8D">
        <w:rPr>
          <w:lang w:val="en-US"/>
        </w:rPr>
        <w:t>Analyii</w:t>
      </w:r>
      <w:proofErr w:type="spellEnd"/>
      <w:r w:rsidRPr="00054C8D">
        <w:rPr>
          <w:lang w:val="en-US"/>
        </w:rPr>
        <w:t xml:space="preserve">: </w:t>
      </w:r>
      <w:proofErr w:type="spellStart"/>
      <w:r w:rsidRPr="00054C8D">
        <w:rPr>
          <w:lang w:val="en-US"/>
        </w:rPr>
        <w:t>Pca</w:t>
      </w:r>
      <w:proofErr w:type="spellEnd"/>
      <w:r w:rsidRPr="00054C8D">
        <w:rPr>
          <w:lang w:val="en-US"/>
        </w:rPr>
        <w:t xml:space="preserve"> </w:t>
      </w:r>
      <w:proofErr w:type="spellStart"/>
      <w:r w:rsidRPr="00054C8D">
        <w:rPr>
          <w:lang w:val="en-US"/>
        </w:rPr>
        <w:t>Discimination</w:t>
      </w:r>
      <w:proofErr w:type="spellEnd"/>
      <w:r w:rsidRPr="00054C8D">
        <w:rPr>
          <w:lang w:val="en-US"/>
        </w:rPr>
        <w:t xml:space="preserve"> </w:t>
      </w:r>
      <w:proofErr w:type="spellStart"/>
      <w:r w:rsidRPr="00054C8D">
        <w:rPr>
          <w:lang w:val="en-US"/>
        </w:rPr>
        <w:t>analyis</w:t>
      </w:r>
      <w:proofErr w:type="spellEnd"/>
    </w:p>
    <w:p w14:paraId="2D49F606" w14:textId="18603700" w:rsidR="00CE5B13" w:rsidRPr="00054C8D" w:rsidRDefault="00CE5B13">
      <w:pPr>
        <w:pStyle w:val="CommentText"/>
        <w:rPr>
          <w:lang w:val="en-US"/>
        </w:rPr>
      </w:pPr>
    </w:p>
  </w:comment>
  <w:comment w:id="8" w:author="SCHNEIDEREIT Shawn" w:date="2020-02-06T12:24:00Z" w:initials="SS">
    <w:p w14:paraId="6FD2F6F9" w14:textId="123099F5" w:rsidR="00CE5B13" w:rsidRPr="00CE5B13" w:rsidRDefault="00CE5B13">
      <w:pPr>
        <w:pStyle w:val="CommentText"/>
        <w:rPr>
          <w:lang w:val="en-US"/>
        </w:rPr>
      </w:pPr>
      <w:r>
        <w:rPr>
          <w:rStyle w:val="CommentReference"/>
        </w:rPr>
        <w:annotationRef/>
      </w:r>
      <w:proofErr w:type="spellStart"/>
      <w:r w:rsidRPr="00CE5B13">
        <w:rPr>
          <w:lang w:val="en-US"/>
        </w:rPr>
        <w:t>Hyperspretacral</w:t>
      </w:r>
      <w:proofErr w:type="spellEnd"/>
      <w:r w:rsidRPr="00CE5B13">
        <w:rPr>
          <w:lang w:val="en-US"/>
        </w:rPr>
        <w:t xml:space="preserve"> signatures will discriminate </w:t>
      </w:r>
      <w:proofErr w:type="spellStart"/>
      <w:r w:rsidRPr="00CE5B13">
        <w:rPr>
          <w:lang w:val="en-US"/>
        </w:rPr>
        <w:t>amo</w:t>
      </w:r>
      <w:r>
        <w:rPr>
          <w:lang w:val="en-US"/>
        </w:rPr>
        <w:t>ing</w:t>
      </w:r>
      <w:proofErr w:type="spellEnd"/>
      <w:r>
        <w:rPr>
          <w:lang w:val="en-US"/>
        </w:rPr>
        <w:t xml:space="preserve"> discrimination types</w:t>
      </w:r>
    </w:p>
  </w:comment>
  <w:comment w:id="9" w:author="SCHNEIDEREIT Shawn" w:date="2020-02-06T12:24:00Z" w:initials="SS">
    <w:p w14:paraId="6A7FC237" w14:textId="424A9DF5" w:rsidR="00CE5B13" w:rsidRPr="00211CF5" w:rsidRDefault="00CE5B13">
      <w:pPr>
        <w:pStyle w:val="CommentText"/>
        <w:rPr>
          <w:lang w:val="en-US"/>
        </w:rPr>
      </w:pPr>
      <w:r>
        <w:rPr>
          <w:rStyle w:val="CommentReference"/>
        </w:rPr>
        <w:annotationRef/>
      </w:r>
    </w:p>
  </w:comment>
  <w:comment w:id="10" w:author="SCHNEIDEREIT Shawn" w:date="2020-02-06T12:26:00Z" w:initials="SS">
    <w:p w14:paraId="3A4F79AD" w14:textId="51074C07" w:rsidR="00630E17" w:rsidRPr="00630E17" w:rsidRDefault="00630E17">
      <w:pPr>
        <w:pStyle w:val="CommentText"/>
        <w:rPr>
          <w:lang w:val="en-US"/>
        </w:rPr>
      </w:pPr>
      <w:r>
        <w:rPr>
          <w:rStyle w:val="CommentReference"/>
        </w:rPr>
        <w:annotationRef/>
      </w:r>
      <w:r w:rsidRPr="00630E17">
        <w:rPr>
          <w:lang w:val="en-US"/>
        </w:rPr>
        <w:t>All bands. Later pick apart to incl</w:t>
      </w:r>
      <w:r>
        <w:rPr>
          <w:lang w:val="en-US"/>
        </w:rPr>
        <w:t>ude ground</w:t>
      </w:r>
    </w:p>
  </w:comment>
  <w:comment w:id="11" w:author="SCHNEIDEREIT Shawn" w:date="2020-03-02T13:01:00Z" w:initials="SS">
    <w:p w14:paraId="34DEDD78" w14:textId="4BFBE5E7" w:rsidR="003E0A34" w:rsidRPr="003E0A34" w:rsidRDefault="003E0A34" w:rsidP="003E0A34">
      <w:pPr>
        <w:pStyle w:val="NormalWeb"/>
        <w:rPr>
          <w:rFonts w:ascii="TimesNewRomanPSMT" w:hAnsi="TimesNewRomanPSMT"/>
          <w:lang w:val="en-US"/>
        </w:rPr>
      </w:pPr>
      <w:r>
        <w:rPr>
          <w:rStyle w:val="CommentReference"/>
        </w:rPr>
        <w:annotationRef/>
      </w:r>
      <w:r w:rsidRPr="003E0A34">
        <w:rPr>
          <w:rFonts w:ascii="TimesNewRomanPSMT" w:hAnsi="TimesNewRomanPSMT"/>
          <w:lang w:val="en-US"/>
        </w:rPr>
        <w:t xml:space="preserve">From </w:t>
      </w:r>
      <w:proofErr w:type="spellStart"/>
      <w:r w:rsidRPr="003E0A34">
        <w:rPr>
          <w:rFonts w:ascii="TimesNewRomanPSMT" w:hAnsi="TimesNewRomanPSMT"/>
          <w:lang w:val="en-US"/>
        </w:rPr>
        <w:t>ali</w:t>
      </w:r>
      <w:proofErr w:type="spellEnd"/>
      <w:r w:rsidRPr="003E0A34">
        <w:rPr>
          <w:rFonts w:ascii="TimesNewRomanPSMT" w:hAnsi="TimesNewRomanPSMT"/>
          <w:lang w:val="en-US"/>
        </w:rPr>
        <w:t xml:space="preserve"> beamish</w:t>
      </w:r>
    </w:p>
    <w:p w14:paraId="4F22C69A" w14:textId="542F47B5" w:rsidR="003E0A34" w:rsidRPr="003E0A34" w:rsidRDefault="003E0A34" w:rsidP="003E0A34">
      <w:pPr>
        <w:pStyle w:val="NormalWeb"/>
      </w:pPr>
      <w:r w:rsidRPr="003E0A34">
        <w:rPr>
          <w:rFonts w:ascii="TimesNewRomanPSMT" w:hAnsi="TimesNewRomanPSMT"/>
        </w:rPr>
        <w:t>Spectral radiance measurements were collected using a GER 1500 field spectrometer (350– 1050 nm; 512 bands, spectral resolution 3 nm, spectral sampling 1.5 nm, and 8° field of view). Spectra were collected under clear weather conditions at the highest solar zenith angle between 10:00 and 14:00 local time. Data were collected at nadir approximately 1 m off the ground resulting in a Ground Instantaneous Field of View (GIFOV) of approxi- mately 15 cm in diameter. Nine point measurements of upwelling radiance (L</w:t>
      </w:r>
      <w:r w:rsidRPr="003E0A34">
        <w:rPr>
          <w:rFonts w:ascii="TimesNewRomanPSMT" w:hAnsi="TimesNewRomanPSMT"/>
          <w:position w:val="-2"/>
          <w:sz w:val="16"/>
          <w:szCs w:val="16"/>
        </w:rPr>
        <w:t>up</w:t>
      </w:r>
      <w:r w:rsidRPr="003E0A34">
        <w:rPr>
          <w:rFonts w:ascii="TimesNewRomanPSMT" w:hAnsi="TimesNewRomanPSMT"/>
        </w:rPr>
        <w:t>) were col- lected in 1 × 1 m plots representative of the five vegetation communities and averaged to characterize the spectral variability and to reduce noise. Downwelling radiance (L</w:t>
      </w:r>
      <w:r w:rsidRPr="003E0A34">
        <w:rPr>
          <w:rFonts w:ascii="TimesNewRomanPSMT" w:hAnsi="TimesNewRomanPSMT"/>
          <w:position w:val="-2"/>
          <w:sz w:val="16"/>
          <w:szCs w:val="16"/>
        </w:rPr>
        <w:t>down</w:t>
      </w:r>
      <w:r w:rsidRPr="003E0A34">
        <w:rPr>
          <w:rFonts w:ascii="TimesNewRomanPSMT" w:hAnsi="TimesNewRomanPSMT"/>
        </w:rPr>
        <w:t>) was measured as the reflectance from a white Spectralon© plate. Surface reflectance (R) was processed as L</w:t>
      </w:r>
      <w:r w:rsidRPr="003E0A34">
        <w:rPr>
          <w:rFonts w:ascii="TimesNewRomanPSMT" w:hAnsi="TimesNewRomanPSMT"/>
          <w:position w:val="-2"/>
          <w:sz w:val="16"/>
          <w:szCs w:val="16"/>
        </w:rPr>
        <w:t>up</w:t>
      </w:r>
      <w:r w:rsidRPr="003E0A34">
        <w:rPr>
          <w:rFonts w:ascii="TimesNewRomanPSMT" w:hAnsi="TimesNewRomanPSMT"/>
        </w:rPr>
        <w:t>/L</w:t>
      </w:r>
      <w:r w:rsidRPr="003E0A34">
        <w:rPr>
          <w:rFonts w:ascii="TimesNewRomanPSMT" w:hAnsi="TimesNewRomanPSMT"/>
          <w:position w:val="-2"/>
          <w:sz w:val="16"/>
          <w:szCs w:val="16"/>
        </w:rPr>
        <w:t xml:space="preserve">down </w:t>
      </w:r>
      <w:r w:rsidRPr="003E0A34">
        <w:rPr>
          <w:rFonts w:ascii="TimesNewRomanPSMT" w:hAnsi="TimesNewRomanPSMT"/>
        </w:rPr>
        <w:t xml:space="preserve">× 100 (0–100%). Reflectance spectra were preprocessed with a Sa- vitzky–Golay smoothing filter (n = 11) and subset to 400–985 nm to remove sensor noise at the edges of the radiometer detector. </w:t>
      </w:r>
    </w:p>
    <w:p w14:paraId="2ED4BF3D" w14:textId="0429D725" w:rsidR="003E0A34" w:rsidRPr="003E0A34" w:rsidRDefault="003E0A34">
      <w:pPr>
        <w:pStyle w:val="CommentText"/>
        <w:rPr>
          <w:lang w:val="en-DE"/>
        </w:rPr>
      </w:pPr>
    </w:p>
  </w:comment>
  <w:comment w:id="16" w:author="SCHNEIDEREIT Shawn" w:date="2020-03-12T10:15:00Z" w:initials="SS">
    <w:p w14:paraId="2796EF81" w14:textId="77777777" w:rsidR="00B126DD" w:rsidRDefault="00B126DD">
      <w:pPr>
        <w:pStyle w:val="CommentText"/>
        <w:rPr>
          <w:lang w:val="en-US"/>
        </w:rPr>
      </w:pPr>
      <w:r>
        <w:rPr>
          <w:rStyle w:val="CommentReference"/>
        </w:rPr>
        <w:annotationRef/>
      </w:r>
      <w:r w:rsidRPr="00B126DD">
        <w:rPr>
          <w:lang w:val="en-US"/>
        </w:rPr>
        <w:t>Add section on</w:t>
      </w:r>
      <w:r>
        <w:rPr>
          <w:lang w:val="en-US"/>
        </w:rPr>
        <w:t xml:space="preserve"> spectral processing:</w:t>
      </w:r>
    </w:p>
    <w:p w14:paraId="2A0D66B2" w14:textId="77777777" w:rsidR="00B126DD" w:rsidRDefault="00B126DD">
      <w:pPr>
        <w:pStyle w:val="CommentText"/>
        <w:rPr>
          <w:lang w:val="en-US"/>
        </w:rPr>
      </w:pPr>
    </w:p>
    <w:p w14:paraId="702BE65E" w14:textId="77777777" w:rsidR="00B126DD" w:rsidRDefault="00B126DD" w:rsidP="00B126DD">
      <w:pPr>
        <w:pStyle w:val="NormalWeb"/>
      </w:pPr>
      <w:r>
        <w:rPr>
          <w:rFonts w:ascii="URWPalladioL" w:hAnsi="URWPalladioL"/>
          <w:sz w:val="20"/>
          <w:szCs w:val="20"/>
        </w:rPr>
        <w:t xml:space="preserve">All spectra were evaluated visibly for potentially bad data. Outliers were removed from the dataset in an effort to achieve a more diagnostic spectral signature; </w:t>
      </w:r>
    </w:p>
    <w:p w14:paraId="1486B1D0" w14:textId="4FA55A72" w:rsidR="00B126DD" w:rsidRPr="00B126DD" w:rsidRDefault="00B126DD">
      <w:pPr>
        <w:pStyle w:val="CommentText"/>
      </w:pPr>
      <w:r>
        <w:t>(</w:t>
      </w:r>
      <w:proofErr w:type="spellStart"/>
      <w:r>
        <w:t>Bratch</w:t>
      </w:r>
      <w:proofErr w:type="spellEnd"/>
      <w:r>
        <w:t xml:space="preserve"> 2016)</w:t>
      </w:r>
      <w:bookmarkStart w:id="17" w:name="_GoBack"/>
      <w:bookmarkEnd w:id="17"/>
    </w:p>
  </w:comment>
  <w:comment w:id="18" w:author="SCHNEIDEREIT Shawn" w:date="2020-02-13T08:59:00Z" w:initials="SS">
    <w:p w14:paraId="43E0C8C8" w14:textId="7D54B4F7" w:rsidR="00175980" w:rsidRPr="00FC2ED2" w:rsidRDefault="00175980" w:rsidP="00175980">
      <w:pPr>
        <w:pStyle w:val="NormalWeb"/>
        <w:rPr>
          <w:lang w:val="en-US"/>
        </w:rPr>
      </w:pPr>
      <w:r>
        <w:rPr>
          <w:rStyle w:val="CommentReference"/>
        </w:rPr>
        <w:annotationRef/>
      </w:r>
      <w:r w:rsidRPr="00175980">
        <w:rPr>
          <w:b/>
          <w:bCs/>
          <w:lang w:val="en-US"/>
        </w:rPr>
        <w:t>In discussion</w:t>
      </w:r>
      <w:r>
        <w:rPr>
          <w:lang w:val="en-US"/>
        </w:rPr>
        <w:t xml:space="preserve">. </w:t>
      </w:r>
      <w:r w:rsidRPr="00FC2ED2">
        <w:rPr>
          <w:rFonts w:ascii="AdvOT596495f2" w:hAnsi="AdvOT596495f2"/>
          <w:sz w:val="16"/>
          <w:szCs w:val="16"/>
          <w:lang w:val="en-US"/>
        </w:rPr>
        <w:t>Note limitations of canopy cove</w:t>
      </w:r>
      <w:r>
        <w:rPr>
          <w:rFonts w:ascii="AdvOT596495f2" w:hAnsi="AdvOT596495f2"/>
          <w:sz w:val="16"/>
          <w:szCs w:val="16"/>
          <w:lang w:val="en-US"/>
        </w:rPr>
        <w:t xml:space="preserve">r. Really need canopy structure and leaf trait data. </w:t>
      </w:r>
    </w:p>
    <w:p w14:paraId="0B376A4D" w14:textId="21837B66" w:rsidR="00175980" w:rsidRPr="00175980" w:rsidRDefault="00175980">
      <w:pPr>
        <w:pStyle w:val="CommentText"/>
        <w:rPr>
          <w:lang w:val="en-US"/>
        </w:rPr>
      </w:pPr>
    </w:p>
  </w:comment>
  <w:comment w:id="19" w:author="SCHNEIDEREIT Shawn" w:date="2020-03-03T14:10:00Z" w:initials="SS">
    <w:p w14:paraId="079CD4F7" w14:textId="42216E04" w:rsidR="00011295" w:rsidRPr="00011295" w:rsidRDefault="00011295" w:rsidP="00011295">
      <w:pPr>
        <w:pStyle w:val="NormalWeb"/>
      </w:pPr>
      <w:r>
        <w:rPr>
          <w:rStyle w:val="CommentReference"/>
        </w:rPr>
        <w:annotationRef/>
      </w:r>
      <w:r w:rsidRPr="00011295">
        <w:rPr>
          <w:rFonts w:ascii="AdvP497E2" w:hAnsi="AdvP497E2"/>
          <w:sz w:val="22"/>
          <w:szCs w:val="22"/>
          <w:lang w:val="en-US"/>
        </w:rPr>
        <w:t xml:space="preserve">From </w:t>
      </w:r>
      <w:proofErr w:type="spellStart"/>
      <w:r>
        <w:rPr>
          <w:rFonts w:ascii="AdvP497E2" w:hAnsi="AdvP497E2"/>
          <w:sz w:val="22"/>
          <w:szCs w:val="22"/>
          <w:lang w:val="en-US"/>
        </w:rPr>
        <w:t>somers</w:t>
      </w:r>
      <w:proofErr w:type="spellEnd"/>
      <w:r>
        <w:rPr>
          <w:rFonts w:ascii="AdvP497E2" w:hAnsi="AdvP497E2"/>
          <w:sz w:val="22"/>
          <w:szCs w:val="22"/>
          <w:lang w:val="en-US"/>
        </w:rPr>
        <w:t xml:space="preserve"> 2009</w:t>
      </w:r>
      <w:r w:rsidRPr="00011295">
        <w:rPr>
          <w:rFonts w:ascii="AdvP497E2" w:hAnsi="AdvP497E2"/>
          <w:sz w:val="22"/>
          <w:szCs w:val="22"/>
        </w:rPr>
        <w:t xml:space="preserve">The authors demonstrated that the short- wave infrared domain range of 2050–2500 nm (SWIR2) was ideally suited to discriminate between soil and vegetation under arid conditions (Asner </w:t>
      </w:r>
      <w:r w:rsidRPr="00011295">
        <w:rPr>
          <w:rFonts w:ascii="AdvP497E3" w:hAnsi="AdvP497E3"/>
          <w:sz w:val="22"/>
          <w:szCs w:val="22"/>
        </w:rPr>
        <w:t xml:space="preserve">et al. </w:t>
      </w:r>
      <w:r w:rsidRPr="00011295">
        <w:rPr>
          <w:rFonts w:ascii="AdvP497E2" w:hAnsi="AdvP497E2"/>
          <w:sz w:val="22"/>
          <w:szCs w:val="22"/>
        </w:rPr>
        <w:t xml:space="preserve">1998) </w:t>
      </w:r>
    </w:p>
    <w:p w14:paraId="37150C81" w14:textId="26A2B524" w:rsidR="00011295" w:rsidRPr="00011295" w:rsidRDefault="00011295">
      <w:pPr>
        <w:pStyle w:val="CommentText"/>
        <w:rPr>
          <w:lang w:val="en-DE"/>
        </w:rPr>
      </w:pPr>
    </w:p>
  </w:comment>
  <w:comment w:id="20" w:author="SCHNEIDEREIT Shawn" w:date="2020-03-03T16:29:00Z" w:initials="SS">
    <w:p w14:paraId="6DF3127C" w14:textId="77777777" w:rsidR="007F6DF4" w:rsidRDefault="007F6DF4">
      <w:pPr>
        <w:pStyle w:val="CommentText"/>
        <w:rPr>
          <w:lang w:val="en-US"/>
        </w:rPr>
      </w:pPr>
      <w:r>
        <w:rPr>
          <w:rStyle w:val="CommentReference"/>
        </w:rPr>
        <w:annotationRef/>
      </w:r>
      <w:r w:rsidRPr="007F6DF4">
        <w:rPr>
          <w:lang w:val="en-US"/>
        </w:rPr>
        <w:t xml:space="preserve">If </w:t>
      </w:r>
      <w:proofErr w:type="spellStart"/>
      <w:r w:rsidRPr="007F6DF4">
        <w:rPr>
          <w:lang w:val="en-US"/>
        </w:rPr>
        <w:t>i</w:t>
      </w:r>
      <w:proofErr w:type="spellEnd"/>
      <w:r w:rsidRPr="007F6DF4">
        <w:rPr>
          <w:lang w:val="en-US"/>
        </w:rPr>
        <w:t xml:space="preserve"> </w:t>
      </w:r>
      <w:proofErr w:type="gramStart"/>
      <w:r w:rsidRPr="007F6DF4">
        <w:rPr>
          <w:lang w:val="en-US"/>
        </w:rPr>
        <w:t>band</w:t>
      </w:r>
      <w:proofErr w:type="gramEnd"/>
      <w:r w:rsidRPr="007F6DF4">
        <w:rPr>
          <w:lang w:val="en-US"/>
        </w:rPr>
        <w:t xml:space="preserve"> select s</w:t>
      </w:r>
      <w:r>
        <w:rPr>
          <w:lang w:val="en-US"/>
        </w:rPr>
        <w:t xml:space="preserve">tate that this </w:t>
      </w:r>
      <w:proofErr w:type="spellStart"/>
      <w:r>
        <w:rPr>
          <w:lang w:val="en-US"/>
        </w:rPr>
        <w:t>codition</w:t>
      </w:r>
      <w:proofErr w:type="spellEnd"/>
      <w:r>
        <w:rPr>
          <w:lang w:val="en-US"/>
        </w:rPr>
        <w:t xml:space="preserve"> is </w:t>
      </w:r>
      <w:proofErr w:type="spellStart"/>
      <w:r>
        <w:rPr>
          <w:lang w:val="en-US"/>
        </w:rPr>
        <w:t>forfilled</w:t>
      </w:r>
      <w:proofErr w:type="spellEnd"/>
      <w:r>
        <w:rPr>
          <w:lang w:val="en-US"/>
        </w:rPr>
        <w:t xml:space="preserve"> </w:t>
      </w:r>
      <w:proofErr w:type="spellStart"/>
      <w:r>
        <w:rPr>
          <w:lang w:val="en-US"/>
        </w:rPr>
        <w:t>somers</w:t>
      </w:r>
      <w:proofErr w:type="spellEnd"/>
      <w:r>
        <w:rPr>
          <w:lang w:val="en-US"/>
        </w:rPr>
        <w:t xml:space="preserve"> 2010:</w:t>
      </w:r>
    </w:p>
    <w:p w14:paraId="53AE1059" w14:textId="77777777" w:rsidR="007F6DF4" w:rsidRPr="007F6DF4" w:rsidRDefault="007F6DF4" w:rsidP="007F6DF4">
      <w:pPr>
        <w:spacing w:before="100" w:beforeAutospacing="1" w:after="100" w:afterAutospacing="1"/>
      </w:pPr>
      <w:r w:rsidRPr="007F6DF4">
        <w:rPr>
          <w:rFonts w:ascii="AdvP497E2" w:hAnsi="AdvP497E2"/>
          <w:sz w:val="20"/>
          <w:szCs w:val="20"/>
        </w:rPr>
        <w:t xml:space="preserve">The success of SMA heavily depends on the appropriate selection of endmember spectra (Tompkins </w:t>
      </w:r>
      <w:r w:rsidRPr="007F6DF4">
        <w:rPr>
          <w:rFonts w:ascii="AdvP497E3" w:hAnsi="AdvP497E3"/>
          <w:sz w:val="20"/>
          <w:szCs w:val="20"/>
        </w:rPr>
        <w:t xml:space="preserve">et al. </w:t>
      </w:r>
      <w:r w:rsidRPr="007F6DF4">
        <w:rPr>
          <w:rFonts w:ascii="AdvP497E2" w:hAnsi="AdvP497E2"/>
          <w:sz w:val="20"/>
          <w:szCs w:val="20"/>
        </w:rPr>
        <w:t xml:space="preserve">1997), which implies that the endmember dataset should be representative of the spectral variability present within the scene. </w:t>
      </w:r>
    </w:p>
    <w:p w14:paraId="5A431C6A" w14:textId="77777777" w:rsidR="007F6DF4" w:rsidRDefault="007F6DF4">
      <w:pPr>
        <w:pStyle w:val="CommentText"/>
        <w:rPr>
          <w:lang w:val="en-DE"/>
        </w:rPr>
      </w:pPr>
    </w:p>
    <w:p w14:paraId="05FCC8BB" w14:textId="42DE03C3" w:rsidR="003D31A5" w:rsidRPr="007F6DF4" w:rsidRDefault="003D31A5">
      <w:pPr>
        <w:pStyle w:val="CommentText"/>
        <w:rPr>
          <w:lang w:val="en-DE"/>
        </w:rPr>
      </w:pPr>
    </w:p>
  </w:comment>
  <w:comment w:id="21" w:author="SCHNEIDEREIT Shawn" w:date="2020-03-03T17:32:00Z" w:initials="SS">
    <w:p w14:paraId="5967809E" w14:textId="05C02BB4" w:rsidR="00DB2771" w:rsidRPr="00DB2771" w:rsidRDefault="00DB2771" w:rsidP="00DB2771">
      <w:pPr>
        <w:spacing w:line="360" w:lineRule="auto"/>
        <w:jc w:val="both"/>
        <w:rPr>
          <w:rFonts w:ascii="Helvetica" w:eastAsiaTheme="minorHAnsi" w:hAnsi="Helvetica" w:cstheme="minorHAnsi"/>
          <w:color w:val="000000" w:themeColor="text1"/>
          <w:lang w:val="en-GB"/>
        </w:rPr>
      </w:pPr>
      <w:r>
        <w:rPr>
          <w:rStyle w:val="CommentReference"/>
        </w:rPr>
        <w:annotationRef/>
      </w:r>
      <w:r w:rsidRPr="00DB2771">
        <w:rPr>
          <w:rFonts w:ascii="Helvetica" w:eastAsiaTheme="minorHAnsi" w:hAnsi="Helvetica" w:cstheme="minorHAnsi"/>
          <w:color w:val="000000" w:themeColor="text1"/>
          <w:lang w:val="en-GB"/>
        </w:rPr>
        <w:t xml:space="preserve">Justification for selective zone unmixing </w:t>
      </w:r>
      <w:r>
        <w:rPr>
          <w:rFonts w:ascii="Helvetica" w:eastAsiaTheme="minorHAnsi" w:hAnsi="Helvetica" w:cstheme="minorHAnsi"/>
          <w:color w:val="000000" w:themeColor="text1"/>
          <w:lang w:val="en-GB"/>
        </w:rPr>
        <w:t>(SZU)</w:t>
      </w:r>
    </w:p>
    <w:p w14:paraId="180F0362" w14:textId="72BE158C" w:rsidR="00DB2771" w:rsidRDefault="00DB2771" w:rsidP="00DB2771">
      <w:pPr>
        <w:pStyle w:val="NormalWeb"/>
        <w:rPr>
          <w:rFonts w:ascii="AdvP497E2" w:hAnsi="AdvP497E2"/>
          <w:sz w:val="20"/>
          <w:szCs w:val="20"/>
        </w:rPr>
      </w:pPr>
    </w:p>
    <w:p w14:paraId="3DC8BF81" w14:textId="77777777" w:rsidR="00DB2771" w:rsidRDefault="00DB2771" w:rsidP="00DB2771">
      <w:pPr>
        <w:pStyle w:val="NormalWeb"/>
        <w:rPr>
          <w:rFonts w:ascii="AdvP497E2" w:hAnsi="AdvP497E2"/>
          <w:sz w:val="20"/>
          <w:szCs w:val="20"/>
        </w:rPr>
      </w:pPr>
    </w:p>
    <w:p w14:paraId="3BF68F21" w14:textId="190EB9A6" w:rsidR="00DB2771" w:rsidRDefault="00DB2771" w:rsidP="00DB2771">
      <w:pPr>
        <w:pStyle w:val="NormalWeb"/>
        <w:rPr>
          <w:rFonts w:ascii="AdvP497E2" w:hAnsi="AdvP497E2"/>
          <w:sz w:val="20"/>
          <w:szCs w:val="20"/>
        </w:rPr>
      </w:pPr>
      <w:r w:rsidRPr="00DB2771">
        <w:rPr>
          <w:rFonts w:ascii="AdvP497E2" w:hAnsi="AdvP497E2"/>
          <w:sz w:val="20"/>
          <w:szCs w:val="20"/>
        </w:rPr>
        <w:t xml:space="preserve">SZU exhibited markedly improved accuracies over conventional SMA approaches for all scenarios (table 1). The algorithm succeeded in automatically selecting spectral subsets for accurate sub-pixel cover fraction estimates in a set of scenarios covering both urban and natural environments. The SZU algorithm displayed outstanding performances even at noise levels of up to 15% </w:t>
      </w:r>
    </w:p>
    <w:p w14:paraId="64F4CA21" w14:textId="1DFB3001" w:rsidR="000D25DC" w:rsidRDefault="000D25DC" w:rsidP="00DB2771">
      <w:pPr>
        <w:pStyle w:val="NormalWeb"/>
        <w:rPr>
          <w:rFonts w:ascii="AdvP497E2" w:hAnsi="AdvP497E2"/>
          <w:sz w:val="20"/>
          <w:szCs w:val="20"/>
        </w:rPr>
      </w:pPr>
    </w:p>
    <w:p w14:paraId="486D4BF0" w14:textId="49A45AD1" w:rsidR="000D25DC" w:rsidRPr="000D25DC" w:rsidRDefault="000D25DC" w:rsidP="00DB2771">
      <w:pPr>
        <w:pStyle w:val="NormalWeb"/>
        <w:rPr>
          <w:rFonts w:ascii="AdvP497E2" w:hAnsi="AdvP497E2"/>
          <w:b/>
          <w:bCs/>
          <w:sz w:val="20"/>
          <w:szCs w:val="20"/>
          <w:lang w:val="en-US"/>
        </w:rPr>
      </w:pPr>
      <w:r w:rsidRPr="000D25DC">
        <w:rPr>
          <w:rFonts w:ascii="AdvP497E2" w:hAnsi="AdvP497E2"/>
          <w:b/>
          <w:bCs/>
          <w:sz w:val="20"/>
          <w:szCs w:val="20"/>
          <w:lang w:val="en-US"/>
        </w:rPr>
        <w:t>For limitations:</w:t>
      </w:r>
    </w:p>
    <w:p w14:paraId="7539169C" w14:textId="48431DFE" w:rsidR="000D25DC" w:rsidRPr="000D25DC" w:rsidRDefault="000D25DC" w:rsidP="000D25DC">
      <w:pPr>
        <w:spacing w:before="100" w:beforeAutospacing="1" w:after="100" w:afterAutospacing="1"/>
        <w:rPr>
          <w:lang w:val="en-US"/>
        </w:rPr>
      </w:pPr>
      <w:r w:rsidRPr="000D25DC">
        <w:rPr>
          <w:rFonts w:ascii="AdvP497E2" w:hAnsi="AdvP497E2"/>
          <w:sz w:val="20"/>
          <w:szCs w:val="20"/>
        </w:rPr>
        <w:t xml:space="preserve">Most of the adjacent wavebands in hyperspectral imagery are highly correlated (Delalieux </w:t>
      </w:r>
      <w:r w:rsidRPr="000D25DC">
        <w:rPr>
          <w:rFonts w:ascii="AdvP497E3" w:hAnsi="AdvP497E3"/>
          <w:sz w:val="20"/>
          <w:szCs w:val="20"/>
        </w:rPr>
        <w:t xml:space="preserve">et al. </w:t>
      </w:r>
      <w:r w:rsidRPr="000D25DC">
        <w:rPr>
          <w:rFonts w:ascii="AdvP497E2" w:hAnsi="AdvP497E2"/>
          <w:sz w:val="20"/>
          <w:szCs w:val="20"/>
        </w:rPr>
        <w:t xml:space="preserve">2007a). In none of the above-mentioned SMA approaches has this issue been considered </w:t>
      </w:r>
      <w:r w:rsidRPr="000D25DC">
        <w:rPr>
          <w:rFonts w:ascii="AdvP497E2" w:hAnsi="AdvP497E2"/>
          <w:sz w:val="20"/>
          <w:szCs w:val="20"/>
          <w:lang w:val="en-US"/>
        </w:rPr>
        <w:t xml:space="preserve"> </w:t>
      </w:r>
      <w:r>
        <w:rPr>
          <w:rFonts w:ascii="AdvP497E2" w:hAnsi="AdvP497E2"/>
          <w:sz w:val="20"/>
          <w:szCs w:val="20"/>
          <w:lang w:val="en-US"/>
        </w:rPr>
        <w:t>(</w:t>
      </w:r>
      <w:proofErr w:type="spellStart"/>
      <w:r>
        <w:rPr>
          <w:rFonts w:ascii="AdvP497E2" w:hAnsi="AdvP497E2"/>
          <w:sz w:val="20"/>
          <w:szCs w:val="20"/>
          <w:lang w:val="en-US"/>
        </w:rPr>
        <w:t>somers</w:t>
      </w:r>
      <w:proofErr w:type="spellEnd"/>
      <w:r>
        <w:rPr>
          <w:rFonts w:ascii="AdvP497E2" w:hAnsi="AdvP497E2"/>
          <w:sz w:val="20"/>
          <w:szCs w:val="20"/>
          <w:lang w:val="en-US"/>
        </w:rPr>
        <w:t xml:space="preserve"> 2010)</w:t>
      </w:r>
    </w:p>
    <w:p w14:paraId="06502F76" w14:textId="7CDDBE00" w:rsidR="00DB2771" w:rsidRPr="00DB2771" w:rsidRDefault="00DB2771">
      <w:pPr>
        <w:pStyle w:val="CommentText"/>
        <w:rPr>
          <w:lang w:val="en-DE"/>
        </w:rPr>
      </w:pPr>
    </w:p>
  </w:comment>
  <w:comment w:id="22" w:author="SCHNEIDEREIT Shawn" w:date="2020-03-09T16:30:00Z" w:initials="SS">
    <w:p w14:paraId="112FFD1D" w14:textId="6A0A9F40" w:rsidR="00C40E5D" w:rsidRDefault="00C40E5D">
      <w:pPr>
        <w:pStyle w:val="CommentText"/>
      </w:pPr>
      <w:r>
        <w:rPr>
          <w:rStyle w:val="CommentReference"/>
        </w:rPr>
        <w:annotationRef/>
      </w:r>
      <w:r>
        <w:rPr>
          <w:noProof/>
        </w:rPr>
        <w:drawing>
          <wp:inline distT="0" distB="0" distL="0" distR="0" wp14:anchorId="348C525C" wp14:editId="32A2CB39">
            <wp:extent cx="4699000" cy="24511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09 at 16.29.25.png"/>
                    <pic:cNvPicPr/>
                  </pic:nvPicPr>
                  <pic:blipFill>
                    <a:blip r:embed="rId1">
                      <a:extLst>
                        <a:ext uri="{28A0092B-C50C-407E-A947-70E740481C1C}">
                          <a14:useLocalDpi xmlns:a14="http://schemas.microsoft.com/office/drawing/2010/main" val="0"/>
                        </a:ext>
                      </a:extLst>
                    </a:blip>
                    <a:stretch>
                      <a:fillRect/>
                    </a:stretch>
                  </pic:blipFill>
                  <pic:spPr>
                    <a:xfrm>
                      <a:off x="0" y="0"/>
                      <a:ext cx="4699000" cy="2451100"/>
                    </a:xfrm>
                    <a:prstGeom prst="rect">
                      <a:avLst/>
                    </a:prstGeom>
                  </pic:spPr>
                </pic:pic>
              </a:graphicData>
            </a:graphic>
          </wp:inline>
        </w:drawing>
      </w:r>
    </w:p>
  </w:comment>
  <w:comment w:id="23" w:author="SCHNEIDEREIT Shawn" w:date="2020-03-07T13:23:00Z" w:initials="SS">
    <w:p w14:paraId="04D2857B" w14:textId="11ED0CA7" w:rsidR="00992FD5" w:rsidRPr="00992FD5" w:rsidRDefault="00992FD5" w:rsidP="00992FD5">
      <w:pPr>
        <w:pStyle w:val="NormalWeb"/>
        <w:rPr>
          <w:lang w:val="en-US"/>
        </w:rPr>
      </w:pPr>
      <w:r>
        <w:rPr>
          <w:rStyle w:val="CommentReference"/>
        </w:rPr>
        <w:annotationRef/>
      </w:r>
      <w:r>
        <w:rPr>
          <w:rFonts w:ascii="AdvOT596495f2" w:hAnsi="AdvOT596495f2"/>
          <w:sz w:val="16"/>
          <w:szCs w:val="16"/>
        </w:rPr>
        <w:t>Soil re</w:t>
      </w:r>
      <w:r>
        <w:rPr>
          <w:rFonts w:ascii="AdvOT596495f2+fb" w:hAnsi="AdvOT596495f2+fb"/>
          <w:sz w:val="16"/>
          <w:szCs w:val="16"/>
        </w:rPr>
        <w:t>fl</w:t>
      </w:r>
      <w:r>
        <w:rPr>
          <w:rFonts w:ascii="AdvOT596495f2" w:hAnsi="AdvOT596495f2"/>
          <w:sz w:val="16"/>
          <w:szCs w:val="16"/>
        </w:rPr>
        <w:t xml:space="preserve">ectance is highly sensitive to moisture and roughness (Jacquemoud et al., 1992; Pinty et al., 1998) and its re- </w:t>
      </w:r>
      <w:r>
        <w:rPr>
          <w:rFonts w:ascii="AdvOT596495f2+fb" w:hAnsi="AdvOT596495f2+fb"/>
          <w:sz w:val="16"/>
          <w:szCs w:val="16"/>
        </w:rPr>
        <w:t>fl</w:t>
      </w:r>
      <w:r>
        <w:rPr>
          <w:rFonts w:ascii="AdvOT596495f2" w:hAnsi="AdvOT596495f2"/>
          <w:sz w:val="16"/>
          <w:szCs w:val="16"/>
        </w:rPr>
        <w:t xml:space="preserve">ectance can vary within and across study sites and through time. Therefore, the spectra extracted from one site (or image) may not be applicable to another site and another time. In addition, given the </w:t>
      </w:r>
      <w:r>
        <w:rPr>
          <w:rFonts w:ascii="AdvOT596495f2+fb" w:hAnsi="AdvOT596495f2+fb"/>
          <w:sz w:val="16"/>
          <w:szCs w:val="16"/>
        </w:rPr>
        <w:t>fi</w:t>
      </w:r>
      <w:r>
        <w:rPr>
          <w:rFonts w:ascii="AdvOT596495f2" w:hAnsi="AdvOT596495f2"/>
          <w:sz w:val="16"/>
          <w:szCs w:val="16"/>
        </w:rPr>
        <w:t xml:space="preserve">ndings of this experiment, removing soil background can be a limiting factor for imaging spectrometers with moderate to coarse spatial re- solutions, where the pixel size exceeds that of individual plant canopies. </w:t>
      </w:r>
      <w:proofErr w:type="gramStart"/>
      <w:r>
        <w:rPr>
          <w:rFonts w:ascii="AdvOT596495f2" w:hAnsi="AdvOT596495f2"/>
          <w:sz w:val="16"/>
          <w:szCs w:val="16"/>
          <w:lang w:val="de-DE"/>
        </w:rPr>
        <w:t>(</w:t>
      </w:r>
      <w:r w:rsidRPr="00992FD5">
        <w:rPr>
          <w:rFonts w:ascii="AdvOT596495f2" w:hAnsi="AdvOT596495f2"/>
          <w:sz w:val="16"/>
          <w:szCs w:val="16"/>
          <w:lang w:val="en-US"/>
        </w:rPr>
        <w:t xml:space="preserve"> </w:t>
      </w:r>
      <w:proofErr w:type="spellStart"/>
      <w:r>
        <w:rPr>
          <w:rFonts w:ascii="AdvOT596495f2" w:hAnsi="AdvOT596495f2"/>
          <w:sz w:val="16"/>
          <w:szCs w:val="16"/>
          <w:lang w:val="en-US"/>
        </w:rPr>
        <w:t>Gholiaze</w:t>
      </w:r>
      <w:proofErr w:type="spellEnd"/>
      <w:proofErr w:type="gramEnd"/>
      <w:r>
        <w:rPr>
          <w:rFonts w:ascii="AdvOT596495f2" w:hAnsi="AdvOT596495f2"/>
          <w:sz w:val="16"/>
          <w:szCs w:val="16"/>
          <w:lang w:val="en-US"/>
        </w:rPr>
        <w:t xml:space="preserve"> )</w:t>
      </w:r>
    </w:p>
    <w:p w14:paraId="10CDE9FB" w14:textId="1B577004" w:rsidR="00992FD5" w:rsidRPr="00992FD5" w:rsidRDefault="00992FD5">
      <w:pPr>
        <w:pStyle w:val="CommentText"/>
        <w:rPr>
          <w:lang w:val="en-DE"/>
        </w:rPr>
      </w:pPr>
    </w:p>
  </w:comment>
  <w:comment w:id="24" w:author="SCHNEIDEREIT Shawn" w:date="2020-03-02T15:09:00Z" w:initials="SS">
    <w:p w14:paraId="2532C4D8" w14:textId="11DA36AE" w:rsidR="0088580E" w:rsidRPr="0088580E" w:rsidRDefault="0088580E">
      <w:pPr>
        <w:pStyle w:val="CommentText"/>
        <w:rPr>
          <w:lang w:val="en-US"/>
        </w:rPr>
      </w:pPr>
      <w:r>
        <w:rPr>
          <w:rStyle w:val="CommentReference"/>
        </w:rPr>
        <w:annotationRef/>
      </w:r>
      <w:r w:rsidRPr="0088580E">
        <w:rPr>
          <w:lang w:val="en-US"/>
        </w:rPr>
        <w:t>Idea to compare plot a</w:t>
      </w:r>
      <w:r>
        <w:rPr>
          <w:lang w:val="en-US"/>
        </w:rPr>
        <w:t xml:space="preserve">nd ground level: from </w:t>
      </w:r>
      <w:proofErr w:type="spellStart"/>
      <w:r>
        <w:rPr>
          <w:lang w:val="en-US"/>
        </w:rPr>
        <w:t>ali</w:t>
      </w:r>
      <w:proofErr w:type="spellEnd"/>
    </w:p>
  </w:comment>
  <w:comment w:id="25" w:author="SCHNEIDEREIT Shawn" w:date="2020-03-02T15:08:00Z" w:initials="SS">
    <w:p w14:paraId="5645FE68" w14:textId="6A8AB956" w:rsidR="0088580E" w:rsidRDefault="0088580E">
      <w:pPr>
        <w:pStyle w:val="CommentText"/>
      </w:pPr>
      <w:r>
        <w:rPr>
          <w:rStyle w:val="CommentReference"/>
        </w:rPr>
        <w:annotationRef/>
      </w:r>
      <w:r>
        <w:rPr>
          <w:noProof/>
        </w:rPr>
        <w:drawing>
          <wp:inline distT="0" distB="0" distL="0" distR="0" wp14:anchorId="66F4F6E0" wp14:editId="0488C630">
            <wp:extent cx="5727700" cy="2979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02 at 15.08.22.png"/>
                    <pic:cNvPicPr/>
                  </pic:nvPicPr>
                  <pic:blipFill>
                    <a:blip r:embed="rId2">
                      <a:extLst>
                        <a:ext uri="{28A0092B-C50C-407E-A947-70E740481C1C}">
                          <a14:useLocalDpi xmlns:a14="http://schemas.microsoft.com/office/drawing/2010/main" val="0"/>
                        </a:ext>
                      </a:extLst>
                    </a:blip>
                    <a:stretch>
                      <a:fillRect/>
                    </a:stretch>
                  </pic:blipFill>
                  <pic:spPr>
                    <a:xfrm>
                      <a:off x="0" y="0"/>
                      <a:ext cx="5727700" cy="2979420"/>
                    </a:xfrm>
                    <a:prstGeom prst="rect">
                      <a:avLst/>
                    </a:prstGeom>
                  </pic:spPr>
                </pic:pic>
              </a:graphicData>
            </a:graphic>
          </wp:inline>
        </w:drawing>
      </w:r>
    </w:p>
  </w:comment>
  <w:comment w:id="26" w:author="SCHNEIDEREIT Shawn" w:date="2020-02-10T12:08:00Z" w:initials="SS">
    <w:p w14:paraId="0DD3EEAA" w14:textId="77777777" w:rsidR="00C11390" w:rsidRDefault="00C11390">
      <w:pPr>
        <w:pStyle w:val="CommentText"/>
        <w:rPr>
          <w:lang w:val="en-US"/>
        </w:rPr>
      </w:pPr>
      <w:r>
        <w:rPr>
          <w:rStyle w:val="CommentReference"/>
        </w:rPr>
        <w:annotationRef/>
      </w:r>
      <w:r w:rsidRPr="00C11390">
        <w:rPr>
          <w:lang w:val="en-US"/>
        </w:rPr>
        <w:t>When discussing the e</w:t>
      </w:r>
      <w:r>
        <w:rPr>
          <w:lang w:val="en-US"/>
        </w:rPr>
        <w:t xml:space="preserve">ffects of soil background and trying to correct for/ exclude </w:t>
      </w:r>
    </w:p>
    <w:p w14:paraId="78DB88CB" w14:textId="6A9D198D" w:rsidR="00C11390" w:rsidRPr="00C11390" w:rsidRDefault="00C11390" w:rsidP="00C11390">
      <w:pPr>
        <w:rPr>
          <w:lang w:val="en-US"/>
        </w:rPr>
      </w:pPr>
      <w:r>
        <w:rPr>
          <w:lang w:val="en-US"/>
        </w:rPr>
        <w:t>“</w:t>
      </w:r>
      <w:r>
        <w:rPr>
          <w:rFonts w:ascii="Georgia" w:hAnsi="Georgia"/>
          <w:color w:val="2E2E2E"/>
          <w:sz w:val="27"/>
          <w:szCs w:val="27"/>
        </w:rPr>
        <w:t xml:space="preserve">Soil reflectance is highly sensitive to moisture and roughness </w:t>
      </w:r>
      <w:r>
        <w:rPr>
          <w:rFonts w:ascii="Georgia" w:hAnsi="Georgia"/>
          <w:color w:val="2E2E2E"/>
          <w:sz w:val="27"/>
          <w:szCs w:val="27"/>
        </w:rPr>
        <w:t>(</w:t>
      </w:r>
      <w:bookmarkStart w:id="27" w:name="bbb0175"/>
      <w:r>
        <w:fldChar w:fldCharType="begin"/>
      </w:r>
      <w:r>
        <w:instrText xml:space="preserve"> HYPERLINK "https://www.sciencedirect.com/science/article/pii/S0034425717305904" \l "bb0175" </w:instrText>
      </w:r>
      <w:r>
        <w:fldChar w:fldCharType="separate"/>
      </w:r>
      <w:r>
        <w:rPr>
          <w:rStyle w:val="Hyperlink"/>
          <w:rFonts w:ascii="Georgia" w:hAnsi="Georgia"/>
          <w:color w:val="0C7DBB"/>
          <w:sz w:val="27"/>
          <w:szCs w:val="27"/>
          <w:u w:val="none"/>
        </w:rPr>
        <w:t>Jacquemoud et al., 1992</w:t>
      </w:r>
      <w:r>
        <w:fldChar w:fldCharType="end"/>
      </w:r>
      <w:bookmarkEnd w:id="27"/>
      <w:r>
        <w:rPr>
          <w:rFonts w:ascii="Georgia" w:hAnsi="Georgia"/>
          <w:color w:val="2E2E2E"/>
          <w:sz w:val="27"/>
          <w:szCs w:val="27"/>
        </w:rPr>
        <w:t>,</w:t>
      </w:r>
      <w:r>
        <w:rPr>
          <w:rStyle w:val="apple-converted-space"/>
          <w:rFonts w:ascii="Georgia" w:hAnsi="Georgia"/>
          <w:color w:val="2E2E2E"/>
          <w:sz w:val="27"/>
          <w:szCs w:val="27"/>
        </w:rPr>
        <w:t> </w:t>
      </w:r>
      <w:bookmarkStart w:id="28" w:name="bbb0270"/>
      <w:r>
        <w:fldChar w:fldCharType="begin"/>
      </w:r>
      <w:r>
        <w:instrText xml:space="preserve"> HYPERLINK "https://www.sciencedirect.com/science/article/pii/S0034425717305904" \l "bb0270" </w:instrText>
      </w:r>
      <w:r>
        <w:fldChar w:fldCharType="separate"/>
      </w:r>
      <w:r>
        <w:rPr>
          <w:rStyle w:val="Hyperlink"/>
          <w:rFonts w:ascii="Georgia" w:hAnsi="Georgia"/>
          <w:color w:val="0C7DBB"/>
          <w:sz w:val="27"/>
          <w:szCs w:val="27"/>
          <w:u w:val="none"/>
        </w:rPr>
        <w:t>Pinty et al., 1998</w:t>
      </w:r>
      <w:r>
        <w:fldChar w:fldCharType="end"/>
      </w:r>
      <w:bookmarkEnd w:id="28"/>
      <w:r>
        <w:rPr>
          <w:rFonts w:ascii="Georgia" w:hAnsi="Georgia"/>
          <w:color w:val="2E2E2E"/>
          <w:sz w:val="27"/>
          <w:szCs w:val="27"/>
        </w:rPr>
        <w:t xml:space="preserve">) and its reflectance can vary within and across study sites and through time. Therefore, the spectra extracted from one site (or image) may not be applicable to another site and another time. </w:t>
      </w:r>
      <w:r>
        <w:rPr>
          <w:rFonts w:ascii="Georgia" w:hAnsi="Georgia"/>
          <w:color w:val="2E2E2E"/>
          <w:sz w:val="27"/>
          <w:szCs w:val="27"/>
        </w:rPr>
        <w:t>In addition, given the findings of this experiment, removing soil background can be a limiting factor for</w:t>
      </w:r>
      <w:r>
        <w:rPr>
          <w:rStyle w:val="apple-converted-space"/>
          <w:rFonts w:ascii="Georgia" w:hAnsi="Georgia"/>
          <w:color w:val="2E2E2E"/>
          <w:sz w:val="27"/>
          <w:szCs w:val="27"/>
        </w:rPr>
        <w:t> </w:t>
      </w:r>
      <w:r w:rsidR="00EE63A8">
        <w:fldChar w:fldCharType="begin"/>
      </w:r>
      <w:r w:rsidR="00EE63A8">
        <w:instrText xml:space="preserve"> HYPERLINK "https://www.sciencedirect.com/topics/earth-and-planetary-sciences/imaging-spectrometer" \o "Learn more about Imaging Spectrometer from ScienceDirect's AI-generated Topic Pages" </w:instrText>
      </w:r>
      <w:r w:rsidR="00EE63A8">
        <w:fldChar w:fldCharType="separate"/>
      </w:r>
      <w:r>
        <w:rPr>
          <w:rStyle w:val="Hyperlink"/>
          <w:rFonts w:ascii="Georgia" w:hAnsi="Georgia"/>
          <w:color w:val="0C7DBB"/>
          <w:sz w:val="27"/>
          <w:szCs w:val="27"/>
          <w:u w:val="none"/>
        </w:rPr>
        <w:t>imaging spectrometers</w:t>
      </w:r>
      <w:r w:rsidR="00EE63A8">
        <w:rPr>
          <w:rStyle w:val="Hyperlink"/>
          <w:rFonts w:ascii="Georgia" w:hAnsi="Georgia"/>
          <w:color w:val="0C7DBB"/>
          <w:sz w:val="27"/>
          <w:szCs w:val="27"/>
          <w:u w:val="none"/>
        </w:rPr>
        <w:fldChar w:fldCharType="end"/>
      </w:r>
      <w:r>
        <w:rPr>
          <w:rStyle w:val="apple-converted-space"/>
          <w:rFonts w:ascii="Georgia" w:hAnsi="Georgia"/>
          <w:color w:val="2E2E2E"/>
          <w:sz w:val="27"/>
          <w:szCs w:val="27"/>
        </w:rPr>
        <w:t> </w:t>
      </w:r>
      <w:r>
        <w:rPr>
          <w:rFonts w:ascii="Georgia" w:hAnsi="Georgia"/>
          <w:color w:val="2E2E2E"/>
          <w:sz w:val="27"/>
          <w:szCs w:val="27"/>
        </w:rPr>
        <w:t>with moderate to coarse spatial resolutions, where the pixel size exceeds that of individual plant canopies. However, fusion of hyperspectral data with high spatial resolution multispectral data can provide the capability to extract soil background information (</w:t>
      </w:r>
      <w:bookmarkStart w:id="29" w:name="bbb0400"/>
      <w:r>
        <w:fldChar w:fldCharType="begin"/>
      </w:r>
      <w:r>
        <w:instrText xml:space="preserve"> HYPERLINK "https://www.sciencedirect.com/science/article/pii/S0034425717305904" \l "bb0400" </w:instrText>
      </w:r>
      <w:r>
        <w:fldChar w:fldCharType="separate"/>
      </w:r>
      <w:r>
        <w:rPr>
          <w:rStyle w:val="Hyperlink"/>
          <w:rFonts w:ascii="Georgia" w:hAnsi="Georgia"/>
          <w:color w:val="0C7DBB"/>
          <w:sz w:val="27"/>
          <w:szCs w:val="27"/>
          <w:u w:val="none"/>
        </w:rPr>
        <w:t>Yokoya et al., 2012</w:t>
      </w:r>
      <w:r>
        <w:fldChar w:fldCharType="end"/>
      </w:r>
      <w:bookmarkEnd w:id="29"/>
      <w:r>
        <w:rPr>
          <w:rFonts w:ascii="Georgia" w:hAnsi="Georgia"/>
          <w:color w:val="2E2E2E"/>
          <w:sz w:val="27"/>
          <w:szCs w:val="27"/>
        </w:rPr>
        <w:t>).</w:t>
      </w:r>
      <w:r w:rsidRPr="00C11390">
        <w:rPr>
          <w:rFonts w:ascii="Georgia" w:hAnsi="Georgia"/>
          <w:color w:val="2E2E2E"/>
          <w:sz w:val="27"/>
          <w:szCs w:val="27"/>
          <w:lang w:val="en-US"/>
        </w:rPr>
        <w:t xml:space="preserve">“ </w:t>
      </w:r>
      <w:proofErr w:type="spellStart"/>
      <w:r>
        <w:rPr>
          <w:rFonts w:ascii="Georgia" w:hAnsi="Georgia"/>
          <w:color w:val="2E2E2E"/>
          <w:sz w:val="27"/>
          <w:szCs w:val="27"/>
          <w:lang w:val="en-US"/>
        </w:rPr>
        <w:t>Gholiaze</w:t>
      </w:r>
      <w:proofErr w:type="spellEnd"/>
      <w:r>
        <w:rPr>
          <w:rFonts w:ascii="Georgia" w:hAnsi="Georgia"/>
          <w:color w:val="2E2E2E"/>
          <w:sz w:val="27"/>
          <w:szCs w:val="27"/>
          <w:lang w:val="en-US"/>
        </w:rPr>
        <w:t xml:space="preserve"> 2018</w:t>
      </w:r>
    </w:p>
    <w:p w14:paraId="059011D9" w14:textId="191BD60D" w:rsidR="00C11390" w:rsidRPr="00C11390" w:rsidRDefault="00C11390">
      <w:pPr>
        <w:pStyle w:val="CommentText"/>
        <w:rPr>
          <w:lang w:val="en-DE"/>
        </w:rPr>
      </w:pPr>
    </w:p>
  </w:comment>
  <w:comment w:id="30" w:author="SCHNEIDEREIT Shawn" w:date="2020-02-10T12:11:00Z" w:initials="SS">
    <w:p w14:paraId="55E1C242" w14:textId="77777777" w:rsidR="00C11390" w:rsidRDefault="00C11390">
      <w:pPr>
        <w:pStyle w:val="CommentText"/>
        <w:rPr>
          <w:lang w:val="en-US"/>
        </w:rPr>
      </w:pPr>
      <w:r>
        <w:rPr>
          <w:rStyle w:val="CommentReference"/>
        </w:rPr>
        <w:annotationRef/>
      </w:r>
      <w:r w:rsidRPr="00C11390">
        <w:rPr>
          <w:lang w:val="en-US"/>
        </w:rPr>
        <w:t xml:space="preserve">When </w:t>
      </w:r>
      <w:proofErr w:type="spellStart"/>
      <w:r w:rsidRPr="00C11390">
        <w:rPr>
          <w:lang w:val="en-US"/>
        </w:rPr>
        <w:t>disscussing</w:t>
      </w:r>
      <w:proofErr w:type="spellEnd"/>
      <w:r w:rsidRPr="00C11390">
        <w:rPr>
          <w:lang w:val="en-US"/>
        </w:rPr>
        <w:t xml:space="preserve"> effect of </w:t>
      </w:r>
      <w:proofErr w:type="spellStart"/>
      <w:proofErr w:type="gramStart"/>
      <w:r w:rsidRPr="00C11390">
        <w:rPr>
          <w:lang w:val="en-US"/>
        </w:rPr>
        <w:t>scales.If</w:t>
      </w:r>
      <w:proofErr w:type="spellEnd"/>
      <w:proofErr w:type="gramEnd"/>
      <w:r w:rsidRPr="00C11390">
        <w:rPr>
          <w:lang w:val="en-US"/>
        </w:rPr>
        <w:t xml:space="preserve"> </w:t>
      </w:r>
      <w:proofErr w:type="spellStart"/>
      <w:r w:rsidRPr="00C11390">
        <w:rPr>
          <w:lang w:val="en-US"/>
        </w:rPr>
        <w:t>i</w:t>
      </w:r>
      <w:proofErr w:type="spellEnd"/>
      <w:r w:rsidRPr="00C11390">
        <w:rPr>
          <w:lang w:val="en-US"/>
        </w:rPr>
        <w:t xml:space="preserve"> go into </w:t>
      </w:r>
      <w:r>
        <w:rPr>
          <w:lang w:val="en-US"/>
        </w:rPr>
        <w:t xml:space="preserve">scales </w:t>
      </w:r>
    </w:p>
    <w:p w14:paraId="72EF49CD" w14:textId="2F00752A" w:rsidR="00C11390" w:rsidRPr="00C11390" w:rsidRDefault="00C11390" w:rsidP="00C11390">
      <w:pPr>
        <w:rPr>
          <w:lang w:val="en-US"/>
        </w:rPr>
      </w:pPr>
      <w:r>
        <w:rPr>
          <w:lang w:val="en-US"/>
        </w:rPr>
        <w:t>“</w:t>
      </w:r>
      <w:r>
        <w:rPr>
          <w:rFonts w:ascii="Georgia" w:hAnsi="Georgia"/>
          <w:color w:val="2E2E2E"/>
          <w:sz w:val="27"/>
          <w:szCs w:val="27"/>
        </w:rPr>
        <w:t>The relative contribution of bands in the visible range (~ 427–700 nm) was greater than in the NIR range (~ 700–914 nm). The visible region of the spectrum is affected by leaf pigments, suggesting that leaf pigments influence spectral diversity. However, at a coarser spatial resolution (airborne data with spatial resolution of 0.75 m), the informative regions of the spectrum for estimating species richness varied significantly (</w:t>
      </w:r>
      <w:bookmarkStart w:id="31" w:name="bf0055"/>
      <w:r>
        <w:fldChar w:fldCharType="begin"/>
      </w:r>
      <w:r>
        <w:instrText xml:space="preserve"> HYPERLINK "https://www.sciencedirect.com/science/article/pii/S0034425717305904" \l "f0055" </w:instrText>
      </w:r>
      <w:r>
        <w:fldChar w:fldCharType="separate"/>
      </w:r>
      <w:r>
        <w:rPr>
          <w:rStyle w:val="Hyperlink"/>
          <w:rFonts w:ascii="Georgia" w:hAnsi="Georgia"/>
          <w:color w:val="0C7DBB"/>
          <w:sz w:val="27"/>
          <w:szCs w:val="27"/>
          <w:u w:val="none"/>
        </w:rPr>
        <w:t>Fig. 11</w:t>
      </w:r>
      <w:r>
        <w:fldChar w:fldCharType="end"/>
      </w:r>
      <w:bookmarkEnd w:id="31"/>
      <w:r>
        <w:rPr>
          <w:rFonts w:ascii="Georgia" w:hAnsi="Georgia"/>
          <w:color w:val="2E2E2E"/>
          <w:sz w:val="27"/>
          <w:szCs w:val="27"/>
        </w:rPr>
        <w:t>,</w:t>
      </w:r>
      <w:r>
        <w:rPr>
          <w:rStyle w:val="apple-converted-space"/>
          <w:rFonts w:ascii="Georgia" w:hAnsi="Georgia"/>
          <w:color w:val="2E2E2E"/>
          <w:sz w:val="27"/>
          <w:szCs w:val="27"/>
        </w:rPr>
        <w:t> </w:t>
      </w:r>
      <w:bookmarkStart w:id="32" w:name="bf0060"/>
      <w:r>
        <w:fldChar w:fldCharType="begin"/>
      </w:r>
      <w:r>
        <w:instrText xml:space="preserve"> HYPERLINK "https://www.sciencedirect.com/science/article/pii/S0034425717305904" \l "f0060" </w:instrText>
      </w:r>
      <w:r>
        <w:fldChar w:fldCharType="separate"/>
      </w:r>
      <w:r>
        <w:rPr>
          <w:rStyle w:val="Hyperlink"/>
          <w:rFonts w:ascii="Georgia" w:hAnsi="Georgia"/>
          <w:color w:val="0C7DBB"/>
          <w:sz w:val="27"/>
          <w:szCs w:val="27"/>
          <w:u w:val="none"/>
        </w:rPr>
        <w:t>Fig. 12</w:t>
      </w:r>
      <w:r>
        <w:fldChar w:fldCharType="end"/>
      </w:r>
      <w:bookmarkEnd w:id="32"/>
      <w:r>
        <w:rPr>
          <w:rFonts w:ascii="Georgia" w:hAnsi="Georgia"/>
          <w:color w:val="2E2E2E"/>
          <w:sz w:val="27"/>
          <w:szCs w:val="27"/>
        </w:rPr>
        <w:t>), and the visible region had little contribution to spectral diversity. This varying contribution of visible and NIR regions to spectral diversity can be attributed to the size of the phenomenon being observed at different scales. While leaf traits dominate the spectral response at high spatial resolution (i.e. small pixel size), at low spatial resolutions, the major contribution is from the canopy structure (</w:t>
      </w:r>
      <w:bookmarkStart w:id="33" w:name="bbb0385"/>
      <w:r>
        <w:fldChar w:fldCharType="begin"/>
      </w:r>
      <w:r>
        <w:instrText xml:space="preserve"> HYPERLINK "https://www.sciencedirect.com/science/article/pii/S0034425717305904" \l "bb0385" </w:instrText>
      </w:r>
      <w:r>
        <w:fldChar w:fldCharType="separate"/>
      </w:r>
      <w:r>
        <w:rPr>
          <w:rStyle w:val="Hyperlink"/>
          <w:rFonts w:ascii="Georgia" w:hAnsi="Georgia"/>
          <w:color w:val="0C7DBB"/>
          <w:sz w:val="27"/>
          <w:szCs w:val="27"/>
          <w:u w:val="none"/>
        </w:rPr>
        <w:t>Wang et al., in press</w:t>
      </w:r>
      <w:r>
        <w:fldChar w:fldCharType="end"/>
      </w:r>
      <w:bookmarkEnd w:id="33"/>
      <w:r>
        <w:rPr>
          <w:rFonts w:ascii="Georgia" w:hAnsi="Georgia"/>
          <w:color w:val="2E2E2E"/>
          <w:sz w:val="27"/>
          <w:szCs w:val="27"/>
        </w:rPr>
        <w:t>).</w:t>
      </w:r>
      <w:r>
        <w:rPr>
          <w:rFonts w:ascii="Georgia" w:hAnsi="Georgia"/>
          <w:color w:val="2E2E2E"/>
          <w:sz w:val="27"/>
          <w:szCs w:val="27"/>
          <w:lang w:val="en-US"/>
        </w:rPr>
        <w:t>”</w:t>
      </w:r>
    </w:p>
  </w:comment>
  <w:comment w:id="34" w:author="SCHNEIDEREIT Shawn" w:date="2020-02-09T10:28:00Z" w:initials="SS">
    <w:p w14:paraId="1A2FFA94" w14:textId="048DF242" w:rsidR="001001CD" w:rsidRPr="00211CF5" w:rsidRDefault="001001CD" w:rsidP="001001CD">
      <w:pPr>
        <w:pStyle w:val="NormalWeb"/>
        <w:rPr>
          <w:lang w:val="en-US"/>
        </w:rPr>
      </w:pPr>
      <w:r>
        <w:rPr>
          <w:rStyle w:val="CommentReference"/>
        </w:rPr>
        <w:annotationRef/>
      </w:r>
      <w:proofErr w:type="gramStart"/>
      <w:r w:rsidRPr="001001CD">
        <w:rPr>
          <w:rFonts w:ascii="AdvOT596495f2" w:hAnsi="AdvOT596495f2"/>
          <w:sz w:val="14"/>
          <w:szCs w:val="14"/>
          <w:lang w:val="en-US"/>
        </w:rPr>
        <w:t>A</w:t>
      </w:r>
      <w:r>
        <w:rPr>
          <w:rFonts w:ascii="AdvOT596495f2" w:hAnsi="AdvOT596495f2"/>
          <w:sz w:val="14"/>
          <w:szCs w:val="14"/>
          <w:lang w:val="en-US"/>
        </w:rPr>
        <w:t>lso</w:t>
      </w:r>
      <w:proofErr w:type="gramEnd"/>
      <w:r>
        <w:rPr>
          <w:rFonts w:ascii="AdvOT596495f2" w:hAnsi="AdvOT596495f2"/>
          <w:sz w:val="14"/>
          <w:szCs w:val="14"/>
          <w:lang w:val="en-US"/>
        </w:rPr>
        <w:t xml:space="preserve"> for </w:t>
      </w:r>
      <w:proofErr w:type="spellStart"/>
      <w:r>
        <w:rPr>
          <w:rFonts w:ascii="AdvOT596495f2" w:hAnsi="AdvOT596495f2"/>
          <w:sz w:val="14"/>
          <w:szCs w:val="14"/>
          <w:lang w:val="en-US"/>
        </w:rPr>
        <w:t>conclusiton</w:t>
      </w:r>
      <w:proofErr w:type="spellEnd"/>
      <w:r>
        <w:rPr>
          <w:rFonts w:ascii="AdvOT596495f2" w:hAnsi="AdvOT596495f2"/>
          <w:sz w:val="14"/>
          <w:szCs w:val="14"/>
          <w:lang w:val="en-US"/>
        </w:rPr>
        <w:t xml:space="preserve"> “</w:t>
      </w:r>
      <w:r w:rsidRPr="001001CD">
        <w:rPr>
          <w:rFonts w:ascii="AdvOT596495f2" w:hAnsi="AdvOT596495f2"/>
          <w:sz w:val="14"/>
          <w:szCs w:val="14"/>
        </w:rPr>
        <w:t>Both optical diversity metrics (CV and PLS-DA classi</w:t>
      </w:r>
      <w:r w:rsidRPr="001001CD">
        <w:rPr>
          <w:rFonts w:ascii="AdvOT596495f2+fb" w:hAnsi="AdvOT596495f2+fb"/>
          <w:sz w:val="14"/>
          <w:szCs w:val="14"/>
        </w:rPr>
        <w:t>fi</w:t>
      </w:r>
      <w:r w:rsidRPr="001001CD">
        <w:rPr>
          <w:rFonts w:ascii="AdvOT596495f2" w:hAnsi="AdvOT596495f2"/>
          <w:sz w:val="14"/>
          <w:szCs w:val="14"/>
        </w:rPr>
        <w:t>ed species) were a</w:t>
      </w:r>
      <w:r w:rsidRPr="001001CD">
        <w:rPr>
          <w:rFonts w:ascii="AdvOT596495f2+fb" w:hAnsi="AdvOT596495f2+fb"/>
          <w:sz w:val="14"/>
          <w:szCs w:val="14"/>
        </w:rPr>
        <w:t>ff</w:t>
      </w:r>
      <w:r w:rsidRPr="001001CD">
        <w:rPr>
          <w:rFonts w:ascii="AdvOT596495f2" w:hAnsi="AdvOT596495f2"/>
          <w:sz w:val="14"/>
          <w:szCs w:val="14"/>
        </w:rPr>
        <w:t xml:space="preserve">ected by species richness and evenness. Diversity metrics that combined species richness and evenness together (e.g. Shannon's index) were more strongly correlated with optical diversity than either metric alone. </w:t>
      </w:r>
      <w:r w:rsidRPr="00211CF5">
        <w:rPr>
          <w:rFonts w:ascii="AdvOT596495f2" w:hAnsi="AdvOT596495f2"/>
          <w:sz w:val="14"/>
          <w:szCs w:val="14"/>
          <w:lang w:val="en-US"/>
        </w:rPr>
        <w:t>„</w:t>
      </w:r>
    </w:p>
    <w:p w14:paraId="4694B560" w14:textId="3DACD2C9" w:rsidR="001001CD" w:rsidRPr="001001CD" w:rsidRDefault="001001CD">
      <w:pPr>
        <w:pStyle w:val="CommentText"/>
        <w:rPr>
          <w:lang w:val="en-DE"/>
        </w:rPr>
      </w:pPr>
    </w:p>
  </w:comment>
  <w:comment w:id="35" w:author="SCHNEIDEREIT Shawn" w:date="2020-02-09T10:26:00Z" w:initials="SS">
    <w:p w14:paraId="5860AD9B" w14:textId="77777777" w:rsidR="00904A8B" w:rsidRDefault="00904A8B">
      <w:pPr>
        <w:pStyle w:val="CommentText"/>
        <w:rPr>
          <w:lang w:val="en-US"/>
        </w:rPr>
      </w:pPr>
      <w:r>
        <w:rPr>
          <w:rStyle w:val="CommentReference"/>
        </w:rPr>
        <w:annotationRef/>
      </w:r>
      <w:r w:rsidRPr="00670A7A">
        <w:rPr>
          <w:lang w:val="en-US"/>
        </w:rPr>
        <w:t xml:space="preserve">Add to </w:t>
      </w:r>
      <w:r w:rsidR="001001CD" w:rsidRPr="00670A7A">
        <w:rPr>
          <w:lang w:val="en-US"/>
        </w:rPr>
        <w:t>conclusion</w:t>
      </w:r>
      <w:r w:rsidRPr="00670A7A">
        <w:rPr>
          <w:lang w:val="en-US"/>
        </w:rPr>
        <w:t xml:space="preserve"> </w:t>
      </w:r>
      <w:r w:rsidR="00670A7A" w:rsidRPr="00670A7A">
        <w:rPr>
          <w:lang w:val="en-US"/>
        </w:rPr>
        <w:t xml:space="preserve">bit on </w:t>
      </w:r>
      <w:r w:rsidR="00670A7A">
        <w:rPr>
          <w:lang w:val="en-US"/>
        </w:rPr>
        <w:t xml:space="preserve">still needing to investigate the effect of single </w:t>
      </w:r>
      <w:r w:rsidR="001001CD">
        <w:rPr>
          <w:lang w:val="en-US"/>
        </w:rPr>
        <w:t>species</w:t>
      </w:r>
      <w:r w:rsidR="00670A7A">
        <w:rPr>
          <w:lang w:val="en-US"/>
        </w:rPr>
        <w:t xml:space="preserve"> on spectral </w:t>
      </w:r>
      <w:r w:rsidR="001001CD">
        <w:rPr>
          <w:lang w:val="en-US"/>
        </w:rPr>
        <w:t>signatures</w:t>
      </w:r>
      <w:r w:rsidR="00670A7A">
        <w:rPr>
          <w:lang w:val="en-US"/>
        </w:rPr>
        <w:t xml:space="preserve"> and </w:t>
      </w:r>
      <w:r w:rsidR="001001CD">
        <w:rPr>
          <w:lang w:val="en-US"/>
        </w:rPr>
        <w:t>variation</w:t>
      </w:r>
    </w:p>
    <w:p w14:paraId="5BF0DC7A" w14:textId="6C1CBE77" w:rsidR="00447A64" w:rsidRPr="00447A64" w:rsidRDefault="00447A64" w:rsidP="00447A64">
      <w:pPr>
        <w:pStyle w:val="NormalWeb"/>
        <w:rPr>
          <w:lang w:val="en-US"/>
        </w:rPr>
      </w:pPr>
      <w:r>
        <w:rPr>
          <w:lang w:val="en-US"/>
        </w:rPr>
        <w:t>“</w:t>
      </w:r>
      <w:r w:rsidRPr="00447A64">
        <w:rPr>
          <w:rFonts w:ascii="AdvOT596495f2" w:hAnsi="AdvOT596495f2"/>
          <w:sz w:val="16"/>
          <w:szCs w:val="16"/>
        </w:rPr>
        <w:t>One possible explanation is the e</w:t>
      </w:r>
      <w:r w:rsidRPr="00447A64">
        <w:rPr>
          <w:rFonts w:ascii="AdvOT596495f2+fb" w:hAnsi="AdvOT596495f2+fb"/>
          <w:sz w:val="16"/>
          <w:szCs w:val="16"/>
        </w:rPr>
        <w:t>ff</w:t>
      </w:r>
      <w:r w:rsidRPr="00447A64">
        <w:rPr>
          <w:rFonts w:ascii="AdvOT596495f2" w:hAnsi="AdvOT596495f2"/>
          <w:sz w:val="16"/>
          <w:szCs w:val="16"/>
        </w:rPr>
        <w:t xml:space="preserve">ects of species identity, in which individual species exert seemingly idiosyncratic ef- fects on the relationship between optical diversity and vegetation di- versity </w:t>
      </w:r>
      <w:r w:rsidRPr="00447A64">
        <w:rPr>
          <w:rFonts w:ascii="AdvOT596495f2" w:hAnsi="AdvOT596495f2"/>
          <w:sz w:val="16"/>
          <w:szCs w:val="16"/>
          <w:lang w:val="en-US"/>
        </w:rPr>
        <w:t>„</w:t>
      </w:r>
      <w:r>
        <w:rPr>
          <w:rFonts w:ascii="AdvOT596495f2" w:hAnsi="AdvOT596495f2"/>
          <w:sz w:val="16"/>
          <w:szCs w:val="16"/>
          <w:lang w:val="en-US"/>
        </w:rPr>
        <w:t xml:space="preserve"> wang 2018</w:t>
      </w:r>
    </w:p>
  </w:comment>
  <w:comment w:id="36" w:author="SCHNEIDEREIT Shawn" w:date="2020-02-10T12:13:00Z" w:initials="SS">
    <w:p w14:paraId="73733370" w14:textId="7C644AEA" w:rsidR="00C11390" w:rsidRPr="00C11390" w:rsidRDefault="00C11390" w:rsidP="00C11390">
      <w:pPr>
        <w:rPr>
          <w:rFonts w:ascii="Georgia" w:hAnsi="Georgia"/>
          <w:color w:val="2E2E2E"/>
          <w:sz w:val="27"/>
          <w:szCs w:val="27"/>
          <w:lang w:val="en-US"/>
        </w:rPr>
      </w:pPr>
      <w:r>
        <w:rPr>
          <w:rStyle w:val="CommentReference"/>
        </w:rPr>
        <w:annotationRef/>
      </w:r>
      <w:r w:rsidRPr="00C11390">
        <w:rPr>
          <w:rFonts w:ascii="Georgia" w:hAnsi="Georgia"/>
          <w:color w:val="2E2E2E"/>
          <w:sz w:val="27"/>
          <w:szCs w:val="27"/>
          <w:lang w:val="en-US"/>
        </w:rPr>
        <w:t>Gold for</w:t>
      </w:r>
      <w:r>
        <w:rPr>
          <w:rFonts w:ascii="Georgia" w:hAnsi="Georgia"/>
          <w:color w:val="2E2E2E"/>
          <w:sz w:val="27"/>
          <w:szCs w:val="27"/>
          <w:lang w:val="en-US"/>
        </w:rPr>
        <w:t xml:space="preserve"> end of intro, </w:t>
      </w:r>
      <w:proofErr w:type="gramStart"/>
      <w:r>
        <w:rPr>
          <w:rFonts w:ascii="Georgia" w:hAnsi="Georgia"/>
          <w:color w:val="2E2E2E"/>
          <w:sz w:val="27"/>
          <w:szCs w:val="27"/>
          <w:lang w:val="en-US"/>
        </w:rPr>
        <w:t xml:space="preserve">and </w:t>
      </w:r>
      <w:r w:rsidRPr="00C11390">
        <w:rPr>
          <w:rFonts w:ascii="Georgia" w:hAnsi="Georgia"/>
          <w:color w:val="2E2E2E"/>
          <w:sz w:val="27"/>
          <w:szCs w:val="27"/>
          <w:lang w:val="en-US"/>
        </w:rPr>
        <w:t xml:space="preserve"> final</w:t>
      </w:r>
      <w:proofErr w:type="gramEnd"/>
      <w:r w:rsidRPr="00C11390">
        <w:rPr>
          <w:rFonts w:ascii="Georgia" w:hAnsi="Georgia"/>
          <w:color w:val="2E2E2E"/>
          <w:sz w:val="27"/>
          <w:szCs w:val="27"/>
          <w:lang w:val="en-US"/>
        </w:rPr>
        <w:t xml:space="preserve"> discussion bit</w:t>
      </w:r>
    </w:p>
    <w:p w14:paraId="20E462E7" w14:textId="77777777" w:rsidR="00C11390" w:rsidRDefault="00C11390" w:rsidP="00C11390">
      <w:pPr>
        <w:rPr>
          <w:rFonts w:ascii="Georgia" w:hAnsi="Georgia"/>
          <w:color w:val="2E2E2E"/>
          <w:sz w:val="27"/>
          <w:szCs w:val="27"/>
        </w:rPr>
      </w:pPr>
    </w:p>
    <w:p w14:paraId="1027D7AE" w14:textId="2589573C" w:rsidR="00C11390" w:rsidRDefault="00C11390" w:rsidP="00C11390">
      <w:r>
        <w:rPr>
          <w:rFonts w:ascii="Georgia" w:hAnsi="Georgia"/>
          <w:color w:val="2E2E2E"/>
          <w:sz w:val="27"/>
          <w:szCs w:val="27"/>
        </w:rPr>
        <w:t>These results from a prairie ecosystem near or during the peak growing season might differ from those from other ecosystems that differ substantially in species traits or from results in similar ecosystems at different times. Our results imply that, for biodiversity mapping, we can focus on spectral regions that cause heterogeneity in</w:t>
      </w:r>
      <w:r>
        <w:rPr>
          <w:rStyle w:val="apple-converted-space"/>
          <w:rFonts w:ascii="Georgia" w:hAnsi="Georgia"/>
          <w:color w:val="2E2E2E"/>
          <w:sz w:val="27"/>
          <w:szCs w:val="27"/>
        </w:rPr>
        <w:t> </w:t>
      </w:r>
      <w:hyperlink r:id="rId3" w:tooltip="Learn more about Reflected Wave from ScienceDirect's AI-generated Topic Pages" w:history="1">
        <w:r>
          <w:rPr>
            <w:rStyle w:val="Hyperlink"/>
            <w:rFonts w:ascii="Georgia" w:hAnsi="Georgia"/>
            <w:color w:val="0C7DBB"/>
            <w:sz w:val="27"/>
            <w:szCs w:val="27"/>
          </w:rPr>
          <w:t>reflected radiation</w:t>
        </w:r>
      </w:hyperlink>
      <w:r>
        <w:rPr>
          <w:rStyle w:val="apple-converted-space"/>
          <w:rFonts w:ascii="Georgia" w:hAnsi="Georgia"/>
          <w:color w:val="2E2E2E"/>
          <w:sz w:val="27"/>
          <w:szCs w:val="27"/>
        </w:rPr>
        <w:t> </w:t>
      </w:r>
      <w:r>
        <w:rPr>
          <w:rFonts w:ascii="Georgia" w:hAnsi="Georgia"/>
          <w:color w:val="2E2E2E"/>
          <w:sz w:val="27"/>
          <w:szCs w:val="27"/>
        </w:rPr>
        <w:t>and are sensitive to factors such as leaf</w:t>
      </w:r>
      <w:r>
        <w:rPr>
          <w:rStyle w:val="apple-converted-space"/>
          <w:rFonts w:ascii="Georgia" w:hAnsi="Georgia"/>
          <w:color w:val="2E2E2E"/>
          <w:sz w:val="27"/>
          <w:szCs w:val="27"/>
        </w:rPr>
        <w:t> </w:t>
      </w:r>
      <w:hyperlink r:id="rId4" w:tooltip="Learn more about Biochemistry from ScienceDirect's AI-generated Topic Pages" w:history="1">
        <w:r>
          <w:rPr>
            <w:rStyle w:val="Hyperlink"/>
            <w:rFonts w:ascii="Georgia" w:hAnsi="Georgia"/>
            <w:color w:val="0C7DBB"/>
            <w:sz w:val="27"/>
            <w:szCs w:val="27"/>
          </w:rPr>
          <w:t>biochemistry</w:t>
        </w:r>
      </w:hyperlink>
      <w:r>
        <w:rPr>
          <w:rFonts w:ascii="Georgia" w:hAnsi="Georgia"/>
          <w:color w:val="2E2E2E"/>
          <w:sz w:val="27"/>
          <w:szCs w:val="27"/>
        </w:rPr>
        <w:t>, structural parameters, and</w:t>
      </w:r>
      <w:r>
        <w:rPr>
          <w:rStyle w:val="apple-converted-space"/>
          <w:rFonts w:ascii="Georgia" w:hAnsi="Georgia"/>
          <w:color w:val="2E2E2E"/>
          <w:sz w:val="27"/>
          <w:szCs w:val="27"/>
        </w:rPr>
        <w:t> </w:t>
      </w:r>
      <w:hyperlink r:id="rId5" w:tooltip="Learn more about Phenology from ScienceDirect's AI-generated Topic Pages" w:history="1">
        <w:r>
          <w:rPr>
            <w:rStyle w:val="Hyperlink"/>
            <w:rFonts w:ascii="Georgia" w:hAnsi="Georgia"/>
            <w:color w:val="0C7DBB"/>
            <w:sz w:val="27"/>
            <w:szCs w:val="27"/>
          </w:rPr>
          <w:t>phenology</w:t>
        </w:r>
      </w:hyperlink>
      <w:r>
        <w:rPr>
          <w:rStyle w:val="apple-converted-space"/>
          <w:rFonts w:ascii="Georgia" w:hAnsi="Georgia"/>
          <w:color w:val="2E2E2E"/>
          <w:sz w:val="27"/>
          <w:szCs w:val="27"/>
        </w:rPr>
        <w:t> </w:t>
      </w:r>
      <w:r>
        <w:rPr>
          <w:rFonts w:ascii="Georgia" w:hAnsi="Georgia"/>
          <w:color w:val="2E2E2E"/>
          <w:sz w:val="27"/>
          <w:szCs w:val="27"/>
        </w:rPr>
        <w:t xml:space="preserve">of plants, rather than using all bands. However, the exact influence of these factors is likely to vary with species type, environmental conditions, and time </w:t>
      </w:r>
      <w:r>
        <w:rPr>
          <w:rFonts w:ascii="Georgia" w:hAnsi="Georgia"/>
          <w:color w:val="2E2E2E"/>
          <w:sz w:val="27"/>
          <w:szCs w:val="27"/>
        </w:rPr>
        <w:t>(</w:t>
      </w:r>
      <w:bookmarkStart w:id="37" w:name="bbb0060"/>
      <w:r>
        <w:fldChar w:fldCharType="begin"/>
      </w:r>
      <w:r>
        <w:instrText xml:space="preserve"> HYPERLINK "https://www.sciencedirect.com/science/article/pii/S0034425717305904" \l "bb0060" </w:instrText>
      </w:r>
      <w:r>
        <w:fldChar w:fldCharType="separate"/>
      </w:r>
      <w:r>
        <w:rPr>
          <w:rStyle w:val="Hyperlink"/>
          <w:rFonts w:ascii="Georgia" w:hAnsi="Georgia"/>
          <w:color w:val="0C7DBB"/>
          <w:sz w:val="27"/>
          <w:szCs w:val="27"/>
        </w:rPr>
        <w:t>Chavana-Bryant et al., 2017</w:t>
      </w:r>
      <w:r>
        <w:fldChar w:fldCharType="end"/>
      </w:r>
      <w:bookmarkEnd w:id="37"/>
      <w:r>
        <w:rPr>
          <w:rFonts w:ascii="Georgia" w:hAnsi="Georgia"/>
          <w:color w:val="2E2E2E"/>
          <w:sz w:val="27"/>
          <w:szCs w:val="27"/>
        </w:rPr>
        <w:t>,</w:t>
      </w:r>
      <w:r>
        <w:rPr>
          <w:rStyle w:val="apple-converted-space"/>
          <w:rFonts w:ascii="Georgia" w:hAnsi="Georgia"/>
          <w:color w:val="2E2E2E"/>
          <w:sz w:val="27"/>
          <w:szCs w:val="27"/>
        </w:rPr>
        <w:t> </w:t>
      </w:r>
      <w:bookmarkStart w:id="38" w:name="bbb0110"/>
      <w:r>
        <w:fldChar w:fldCharType="begin"/>
      </w:r>
      <w:r>
        <w:instrText xml:space="preserve"> HYPERLINK "https://www.sciencedirect.com/science/article/pii/S0034425717305904" \l "bb0110" </w:instrText>
      </w:r>
      <w:r>
        <w:fldChar w:fldCharType="separate"/>
      </w:r>
      <w:r>
        <w:rPr>
          <w:rStyle w:val="Hyperlink"/>
          <w:rFonts w:ascii="Georgia" w:hAnsi="Georgia"/>
          <w:color w:val="0C7DBB"/>
          <w:sz w:val="27"/>
          <w:szCs w:val="27"/>
        </w:rPr>
        <w:t>Feilhauer et al., 2017</w:t>
      </w:r>
      <w:r>
        <w:fldChar w:fldCharType="end"/>
      </w:r>
      <w:bookmarkEnd w:id="38"/>
      <w:r>
        <w:rPr>
          <w:rFonts w:ascii="Georgia" w:hAnsi="Georgia"/>
          <w:color w:val="2E2E2E"/>
          <w:sz w:val="27"/>
          <w:szCs w:val="27"/>
        </w:rPr>
        <w:t>,</w:t>
      </w:r>
      <w:r>
        <w:rPr>
          <w:rStyle w:val="apple-converted-space"/>
          <w:rFonts w:ascii="Georgia" w:hAnsi="Georgia"/>
          <w:color w:val="2E2E2E"/>
          <w:sz w:val="27"/>
          <w:szCs w:val="27"/>
        </w:rPr>
        <w:t> </w:t>
      </w:r>
      <w:bookmarkStart w:id="39" w:name="bbb0115"/>
      <w:r>
        <w:fldChar w:fldCharType="begin"/>
      </w:r>
      <w:r>
        <w:instrText xml:space="preserve"> HYPERLINK "https://www.sciencedirect.com/science/article/pii/S0034425717305904" \l "bb0115" </w:instrText>
      </w:r>
      <w:r>
        <w:fldChar w:fldCharType="separate"/>
      </w:r>
      <w:r>
        <w:rPr>
          <w:rStyle w:val="Hyperlink"/>
          <w:rFonts w:ascii="Georgia" w:hAnsi="Georgia"/>
          <w:color w:val="0C7DBB"/>
          <w:sz w:val="27"/>
          <w:szCs w:val="27"/>
        </w:rPr>
        <w:t>Filella and Penuelas, 1994</w:t>
      </w:r>
      <w:r>
        <w:fldChar w:fldCharType="end"/>
      </w:r>
      <w:bookmarkEnd w:id="39"/>
      <w:r>
        <w:rPr>
          <w:rFonts w:ascii="Georgia" w:hAnsi="Georgia"/>
          <w:color w:val="2E2E2E"/>
          <w:sz w:val="27"/>
          <w:szCs w:val="27"/>
        </w:rPr>
        <w:t>,</w:t>
      </w:r>
      <w:r>
        <w:rPr>
          <w:rStyle w:val="apple-converted-space"/>
          <w:rFonts w:ascii="Georgia" w:hAnsi="Georgia"/>
          <w:color w:val="2E2E2E"/>
          <w:sz w:val="27"/>
          <w:szCs w:val="27"/>
        </w:rPr>
        <w:t> </w:t>
      </w:r>
      <w:bookmarkStart w:id="40" w:name="bbb0140"/>
      <w:r>
        <w:fldChar w:fldCharType="begin"/>
      </w:r>
      <w:r>
        <w:instrText xml:space="preserve"> HYPERLINK "https://www.sciencedirect.com/science/article/pii/S0034425717305904" \l "bb0140" </w:instrText>
      </w:r>
      <w:r>
        <w:fldChar w:fldCharType="separate"/>
      </w:r>
      <w:r>
        <w:rPr>
          <w:rStyle w:val="Hyperlink"/>
          <w:rFonts w:ascii="Georgia" w:hAnsi="Georgia"/>
          <w:color w:val="0C7DBB"/>
          <w:sz w:val="27"/>
          <w:szCs w:val="27"/>
        </w:rPr>
        <w:t>Gitelson and Merzlyak, 1997</w:t>
      </w:r>
      <w:r>
        <w:fldChar w:fldCharType="end"/>
      </w:r>
      <w:bookmarkEnd w:id="40"/>
      <w:r>
        <w:rPr>
          <w:rFonts w:ascii="Georgia" w:hAnsi="Georgia"/>
          <w:color w:val="2E2E2E"/>
          <w:sz w:val="27"/>
          <w:szCs w:val="27"/>
        </w:rPr>
        <w:t>,</w:t>
      </w:r>
      <w:r>
        <w:rPr>
          <w:rStyle w:val="apple-converted-space"/>
          <w:rFonts w:ascii="Georgia" w:hAnsi="Georgia"/>
          <w:color w:val="2E2E2E"/>
          <w:sz w:val="27"/>
          <w:szCs w:val="27"/>
        </w:rPr>
        <w:t> </w:t>
      </w:r>
      <w:bookmarkStart w:id="41" w:name="bbb0285"/>
      <w:r>
        <w:fldChar w:fldCharType="begin"/>
      </w:r>
      <w:r>
        <w:instrText xml:space="preserve"> HYPERLINK "https://www.sciencedirect.com/science/article/pii/S0034425717305904" \l "bb0285" </w:instrText>
      </w:r>
      <w:r>
        <w:fldChar w:fldCharType="separate"/>
      </w:r>
      <w:r>
        <w:rPr>
          <w:rStyle w:val="Hyperlink"/>
          <w:rFonts w:ascii="Georgia" w:hAnsi="Georgia"/>
          <w:color w:val="0C7DBB"/>
          <w:sz w:val="27"/>
          <w:szCs w:val="27"/>
        </w:rPr>
        <w:t>Roberts et al., 1998</w:t>
      </w:r>
      <w:r>
        <w:fldChar w:fldCharType="end"/>
      </w:r>
      <w:bookmarkEnd w:id="41"/>
      <w:r>
        <w:rPr>
          <w:rFonts w:ascii="Georgia" w:hAnsi="Georgia"/>
          <w:color w:val="2E2E2E"/>
          <w:sz w:val="27"/>
          <w:szCs w:val="27"/>
        </w:rPr>
        <w:t>). Therefore, identifying key wavelengths and plant traits for biodiversity applications is a complex, multidisciplinary effort that requires a deep understanding of remote sensing, ecology, and plant physiology. The effort is constrained by issues such as</w:t>
      </w:r>
      <w:r>
        <w:rPr>
          <w:rStyle w:val="apple-converted-space"/>
          <w:rFonts w:ascii="Georgia" w:hAnsi="Georgia"/>
          <w:color w:val="2E2E2E"/>
          <w:sz w:val="27"/>
          <w:szCs w:val="27"/>
        </w:rPr>
        <w:t> </w:t>
      </w:r>
      <w:hyperlink r:id="rId6" w:tooltip="Learn more about Temporal Resolution from ScienceDirect's AI-generated Topic Pages" w:history="1">
        <w:r>
          <w:rPr>
            <w:rStyle w:val="Hyperlink"/>
            <w:rFonts w:ascii="Georgia" w:hAnsi="Georgia"/>
            <w:color w:val="0C7DBB"/>
            <w:sz w:val="27"/>
            <w:szCs w:val="27"/>
          </w:rPr>
          <w:t>temporal resolution</w:t>
        </w:r>
      </w:hyperlink>
      <w:r>
        <w:rPr>
          <w:rStyle w:val="apple-converted-space"/>
          <w:rFonts w:ascii="Georgia" w:hAnsi="Georgia"/>
          <w:color w:val="2E2E2E"/>
          <w:sz w:val="27"/>
          <w:szCs w:val="27"/>
        </w:rPr>
        <w:t> </w:t>
      </w:r>
      <w:r>
        <w:rPr>
          <w:rFonts w:ascii="Georgia" w:hAnsi="Georgia"/>
          <w:color w:val="2E2E2E"/>
          <w:sz w:val="27"/>
          <w:szCs w:val="27"/>
        </w:rPr>
        <w:t>of the data, lack of data on species traits over time and space, and the challenge of</w:t>
      </w:r>
      <w:r>
        <w:rPr>
          <w:rStyle w:val="apple-converted-space"/>
          <w:rFonts w:ascii="Georgia" w:hAnsi="Georgia"/>
          <w:color w:val="2E2E2E"/>
          <w:sz w:val="27"/>
          <w:szCs w:val="27"/>
        </w:rPr>
        <w:t> </w:t>
      </w:r>
      <w:hyperlink r:id="rId7" w:tooltip="Learn more about Multisensor Fusion from ScienceDirect's AI-generated Topic Pages" w:history="1">
        <w:r>
          <w:rPr>
            <w:rStyle w:val="Hyperlink"/>
            <w:rFonts w:ascii="Georgia" w:hAnsi="Georgia"/>
            <w:color w:val="0C7DBB"/>
            <w:sz w:val="27"/>
            <w:szCs w:val="27"/>
          </w:rPr>
          <w:t>data fusion</w:t>
        </w:r>
      </w:hyperlink>
      <w:r>
        <w:rPr>
          <w:rStyle w:val="apple-converted-space"/>
          <w:rFonts w:ascii="Georgia" w:hAnsi="Georgia"/>
          <w:color w:val="2E2E2E"/>
          <w:sz w:val="27"/>
          <w:szCs w:val="27"/>
        </w:rPr>
        <w:t> </w:t>
      </w:r>
      <w:r>
        <w:rPr>
          <w:rFonts w:ascii="Georgia" w:hAnsi="Georgia"/>
          <w:color w:val="2E2E2E"/>
          <w:sz w:val="27"/>
          <w:szCs w:val="27"/>
        </w:rPr>
        <w:t>at different scales (</w:t>
      </w:r>
      <w:bookmarkStart w:id="42" w:name="bbb0180"/>
      <w:r>
        <w:fldChar w:fldCharType="begin"/>
      </w:r>
      <w:r>
        <w:instrText xml:space="preserve"> HYPERLINK "https://www.sciencedirect.com/science/article/pii/S0034425717305904" \l "bb0180" </w:instrText>
      </w:r>
      <w:r>
        <w:fldChar w:fldCharType="separate"/>
      </w:r>
      <w:r>
        <w:rPr>
          <w:rStyle w:val="Hyperlink"/>
          <w:rFonts w:ascii="Georgia" w:hAnsi="Georgia"/>
          <w:color w:val="0C7DBB"/>
          <w:sz w:val="27"/>
          <w:szCs w:val="27"/>
        </w:rPr>
        <w:t>Jetz et al., 2016</w:t>
      </w:r>
      <w:r>
        <w:fldChar w:fldCharType="end"/>
      </w:r>
      <w:bookmarkEnd w:id="42"/>
      <w:r>
        <w:rPr>
          <w:rFonts w:ascii="Georgia" w:hAnsi="Georgia"/>
          <w:color w:val="2E2E2E"/>
          <w:sz w:val="27"/>
          <w:szCs w:val="27"/>
        </w:rPr>
        <w:t>,</w:t>
      </w:r>
      <w:r>
        <w:rPr>
          <w:rStyle w:val="apple-converted-space"/>
          <w:rFonts w:ascii="Georgia" w:hAnsi="Georgia"/>
          <w:color w:val="2E2E2E"/>
          <w:sz w:val="27"/>
          <w:szCs w:val="27"/>
        </w:rPr>
        <w:t> </w:t>
      </w:r>
      <w:bookmarkStart w:id="43" w:name="bbb0365"/>
      <w:r>
        <w:fldChar w:fldCharType="begin"/>
      </w:r>
      <w:r>
        <w:instrText xml:space="preserve"> HYPERLINK "https://www.sciencedirect.com/science/article/pii/S0034425717305904" \l "bb0365" </w:instrText>
      </w:r>
      <w:r>
        <w:fldChar w:fldCharType="separate"/>
      </w:r>
      <w:r>
        <w:rPr>
          <w:rStyle w:val="Hyperlink"/>
          <w:rFonts w:ascii="Georgia" w:hAnsi="Georgia"/>
          <w:color w:val="0C7DBB"/>
          <w:sz w:val="27"/>
          <w:szCs w:val="27"/>
        </w:rPr>
        <w:t>Ustin and Gamon, 2010</w:t>
      </w:r>
      <w:r>
        <w:fldChar w:fldCharType="end"/>
      </w:r>
      <w:bookmarkEnd w:id="43"/>
      <w:r>
        <w:rPr>
          <w:rFonts w:ascii="Georgia" w:hAnsi="Georgia"/>
          <w:color w:val="2E2E2E"/>
          <w:sz w:val="27"/>
          <w:szCs w:val="27"/>
        </w:rPr>
        <w:t>). Considering opportunities afforded by forthcoming spaceborne hyperspectral sensors, such interdisciplinary efforts are needed to significantly improve our ability to use these sensors to obtain biodiversity information.</w:t>
      </w:r>
    </w:p>
    <w:p w14:paraId="7A314318" w14:textId="6389D818" w:rsidR="00C11390" w:rsidRPr="00C11390" w:rsidRDefault="00C11390">
      <w:pPr>
        <w:pStyle w:val="CommentText"/>
        <w:rPr>
          <w:lang w:val="en-DE"/>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ADB47A" w15:done="0"/>
  <w15:commentEx w15:paraId="3BDC5887" w15:done="0"/>
  <w15:commentEx w15:paraId="1144B8F7" w15:done="0"/>
  <w15:commentEx w15:paraId="6933B0D2" w15:done="0"/>
  <w15:commentEx w15:paraId="2553AA6E" w15:done="0"/>
  <w15:commentEx w15:paraId="7A915B08" w15:done="0"/>
  <w15:commentEx w15:paraId="79E9674C" w15:done="0"/>
  <w15:commentEx w15:paraId="2D49F606" w15:done="0"/>
  <w15:commentEx w15:paraId="6FD2F6F9" w15:done="0"/>
  <w15:commentEx w15:paraId="6A7FC237" w15:paraIdParent="6FD2F6F9" w15:done="0"/>
  <w15:commentEx w15:paraId="3A4F79AD" w15:done="0"/>
  <w15:commentEx w15:paraId="2ED4BF3D" w15:done="0"/>
  <w15:commentEx w15:paraId="1486B1D0" w15:done="0"/>
  <w15:commentEx w15:paraId="0B376A4D" w15:done="0"/>
  <w15:commentEx w15:paraId="37150C81" w15:done="0"/>
  <w15:commentEx w15:paraId="05FCC8BB" w15:done="0"/>
  <w15:commentEx w15:paraId="06502F76" w15:done="0"/>
  <w15:commentEx w15:paraId="112FFD1D" w15:done="0"/>
  <w15:commentEx w15:paraId="10CDE9FB" w15:done="0"/>
  <w15:commentEx w15:paraId="2532C4D8" w15:done="0"/>
  <w15:commentEx w15:paraId="5645FE68" w15:done="0"/>
  <w15:commentEx w15:paraId="059011D9" w15:done="0"/>
  <w15:commentEx w15:paraId="72EF49CD" w15:done="0"/>
  <w15:commentEx w15:paraId="4694B560" w15:done="0"/>
  <w15:commentEx w15:paraId="5BF0DC7A" w15:done="0"/>
  <w15:commentEx w15:paraId="7A3143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ADB47A" w16cid:durableId="21E68290"/>
  <w16cid:commentId w16cid:paraId="3BDC5887" w16cid:durableId="21E7B21D"/>
  <w16cid:commentId w16cid:paraId="1144B8F7" w16cid:durableId="21ECE2C8"/>
  <w16cid:commentId w16cid:paraId="6933B0D2" w16cid:durableId="21EBD82C"/>
  <w16cid:commentId w16cid:paraId="2553AA6E" w16cid:durableId="21ECF339"/>
  <w16cid:commentId w16cid:paraId="7A915B08" w16cid:durableId="21EEA2B3"/>
  <w16cid:commentId w16cid:paraId="79E9674C" w16cid:durableId="21E6829A"/>
  <w16cid:commentId w16cid:paraId="2D49F606" w16cid:durableId="21E683D6"/>
  <w16cid:commentId w16cid:paraId="6FD2F6F9" w16cid:durableId="21E68417"/>
  <w16cid:commentId w16cid:paraId="6A7FC237" w16cid:durableId="21E6841B"/>
  <w16cid:commentId w16cid:paraId="3A4F79AD" w16cid:durableId="21E68491"/>
  <w16cid:commentId w16cid:paraId="2ED4BF3D" w16cid:durableId="22078222"/>
  <w16cid:commentId w16cid:paraId="1486B1D0" w16cid:durableId="22148A4A"/>
  <w16cid:commentId w16cid:paraId="0B376A4D" w16cid:durableId="21EF8E80"/>
  <w16cid:commentId w16cid:paraId="37150C81" w16cid:durableId="2208E3E9"/>
  <w16cid:commentId w16cid:paraId="05FCC8BB" w16cid:durableId="2209046E"/>
  <w16cid:commentId w16cid:paraId="06502F76" w16cid:durableId="22091322"/>
  <w16cid:commentId w16cid:paraId="112FFD1D" w16cid:durableId="2210EDAB"/>
  <w16cid:commentId w16cid:paraId="10CDE9FB" w16cid:durableId="220E1EB7"/>
  <w16cid:commentId w16cid:paraId="2532C4D8" w16cid:durableId="2207A02D"/>
  <w16cid:commentId w16cid:paraId="5645FE68" w16cid:durableId="2207A006"/>
  <w16cid:commentId w16cid:paraId="059011D9" w16cid:durableId="21EBC649"/>
  <w16cid:commentId w16cid:paraId="72EF49CD" w16cid:durableId="21EBC6F1"/>
  <w16cid:commentId w16cid:paraId="4694B560" w16cid:durableId="21EA5D62"/>
  <w16cid:commentId w16cid:paraId="5BF0DC7A" w16cid:durableId="21EA5CEE"/>
  <w16cid:commentId w16cid:paraId="7A314318" w16cid:durableId="21EBC76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notTrueType/>
    <w:pitch w:val="default"/>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nherit">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AdvOT596495f2">
    <w:altName w:val="Cambria"/>
    <w:panose1 w:val="020B0604020202020204"/>
    <w:charset w:val="00"/>
    <w:family w:val="roman"/>
    <w:notTrueType/>
    <w:pitch w:val="default"/>
  </w:font>
  <w:font w:name="AdvOT596495f2+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notTrueType/>
    <w:pitch w:val="default"/>
  </w:font>
  <w:font w:name="AdvP497E2">
    <w:altName w:val="Cambria"/>
    <w:panose1 w:val="020B0604020202020204"/>
    <w:charset w:val="00"/>
    <w:family w:val="roman"/>
    <w:notTrueType/>
    <w:pitch w:val="default"/>
  </w:font>
  <w:font w:name="AdvP497E3">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A00"/>
    <w:multiLevelType w:val="hybridMultilevel"/>
    <w:tmpl w:val="4FD8A1A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A86928"/>
    <w:multiLevelType w:val="hybridMultilevel"/>
    <w:tmpl w:val="E892C36E"/>
    <w:lvl w:ilvl="0" w:tplc="9252C22E">
      <w:start w:val="1"/>
      <w:numFmt w:val="decimal"/>
      <w:lvlText w:val="%1)"/>
      <w:lvlJc w:val="left"/>
      <w:pPr>
        <w:ind w:left="720" w:hanging="360"/>
      </w:pPr>
      <w:rPr>
        <w:rFonts w:ascii="ArialMT" w:hAnsi="ArialMT"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4702BB"/>
    <w:multiLevelType w:val="hybridMultilevel"/>
    <w:tmpl w:val="36D28F80"/>
    <w:lvl w:ilvl="0" w:tplc="07F20D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5225169C"/>
    <w:multiLevelType w:val="hybridMultilevel"/>
    <w:tmpl w:val="41CE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E63CFC"/>
    <w:multiLevelType w:val="hybridMultilevel"/>
    <w:tmpl w:val="66E276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D548E5"/>
    <w:multiLevelType w:val="hybridMultilevel"/>
    <w:tmpl w:val="5CA21162"/>
    <w:lvl w:ilvl="0" w:tplc="A45AABCE">
      <w:start w:val="1"/>
      <w:numFmt w:val="decimal"/>
      <w:lvlText w:val="%1)"/>
      <w:lvlJc w:val="left"/>
      <w:pPr>
        <w:ind w:left="720" w:hanging="360"/>
      </w:pPr>
      <w:rPr>
        <w:rFonts w:ascii="inherit" w:hAnsi="inherit" w:cs="Arial" w:hint="default"/>
        <w:color w:val="000000"/>
        <w:sz w:val="22"/>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E5661"/>
    <w:multiLevelType w:val="hybridMultilevel"/>
    <w:tmpl w:val="0E6A7D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9091173"/>
    <w:multiLevelType w:val="hybridMultilevel"/>
    <w:tmpl w:val="A30215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NEIDEREIT Shawn">
    <w15:presenceInfo w15:providerId="AD" w15:userId="S::s1637673@ed.ac.uk::91cb3d94-984e-4b92-9ba3-e7095d7829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846"/>
    <w:rsid w:val="00011295"/>
    <w:rsid w:val="00037780"/>
    <w:rsid w:val="00054C8D"/>
    <w:rsid w:val="00084215"/>
    <w:rsid w:val="00087B95"/>
    <w:rsid w:val="000B3CF9"/>
    <w:rsid w:val="000B7BD1"/>
    <w:rsid w:val="000C04BE"/>
    <w:rsid w:val="000D25DC"/>
    <w:rsid w:val="000D7599"/>
    <w:rsid w:val="000E2ADD"/>
    <w:rsid w:val="001001CD"/>
    <w:rsid w:val="00102304"/>
    <w:rsid w:val="00146BF7"/>
    <w:rsid w:val="00151496"/>
    <w:rsid w:val="00175980"/>
    <w:rsid w:val="00175D94"/>
    <w:rsid w:val="0018229A"/>
    <w:rsid w:val="001C64FF"/>
    <w:rsid w:val="001F3B02"/>
    <w:rsid w:val="001F3B95"/>
    <w:rsid w:val="001F780E"/>
    <w:rsid w:val="0020293C"/>
    <w:rsid w:val="0020397E"/>
    <w:rsid w:val="00211CF5"/>
    <w:rsid w:val="00275A46"/>
    <w:rsid w:val="002E7F49"/>
    <w:rsid w:val="003128E4"/>
    <w:rsid w:val="00346FAF"/>
    <w:rsid w:val="00361AF2"/>
    <w:rsid w:val="0036260F"/>
    <w:rsid w:val="003776AB"/>
    <w:rsid w:val="003A6E4A"/>
    <w:rsid w:val="003D31A5"/>
    <w:rsid w:val="003D7200"/>
    <w:rsid w:val="003E0A34"/>
    <w:rsid w:val="003E3F09"/>
    <w:rsid w:val="00404DD1"/>
    <w:rsid w:val="00432266"/>
    <w:rsid w:val="00447A64"/>
    <w:rsid w:val="004678C4"/>
    <w:rsid w:val="00474B2C"/>
    <w:rsid w:val="004E4836"/>
    <w:rsid w:val="004F59BA"/>
    <w:rsid w:val="0052213B"/>
    <w:rsid w:val="005607C1"/>
    <w:rsid w:val="00567C62"/>
    <w:rsid w:val="00577FCD"/>
    <w:rsid w:val="00593F5D"/>
    <w:rsid w:val="005977A9"/>
    <w:rsid w:val="005A5D8E"/>
    <w:rsid w:val="00630E17"/>
    <w:rsid w:val="0065221E"/>
    <w:rsid w:val="00670A7A"/>
    <w:rsid w:val="00683358"/>
    <w:rsid w:val="00687AD4"/>
    <w:rsid w:val="006B3FEF"/>
    <w:rsid w:val="006C7F86"/>
    <w:rsid w:val="0071218E"/>
    <w:rsid w:val="007351C7"/>
    <w:rsid w:val="007417B7"/>
    <w:rsid w:val="00760129"/>
    <w:rsid w:val="0076498A"/>
    <w:rsid w:val="00784C9E"/>
    <w:rsid w:val="007A4903"/>
    <w:rsid w:val="007C7961"/>
    <w:rsid w:val="007C7D3B"/>
    <w:rsid w:val="007E657D"/>
    <w:rsid w:val="007F4D13"/>
    <w:rsid w:val="007F6DF4"/>
    <w:rsid w:val="008075DC"/>
    <w:rsid w:val="008163B9"/>
    <w:rsid w:val="00823785"/>
    <w:rsid w:val="00845E84"/>
    <w:rsid w:val="0085218E"/>
    <w:rsid w:val="0088580E"/>
    <w:rsid w:val="00894097"/>
    <w:rsid w:val="008C41AF"/>
    <w:rsid w:val="00904A8B"/>
    <w:rsid w:val="00905AB3"/>
    <w:rsid w:val="00912698"/>
    <w:rsid w:val="00920169"/>
    <w:rsid w:val="00930EA2"/>
    <w:rsid w:val="00934239"/>
    <w:rsid w:val="009458BA"/>
    <w:rsid w:val="00992FD5"/>
    <w:rsid w:val="009A3284"/>
    <w:rsid w:val="009F6729"/>
    <w:rsid w:val="00A4767F"/>
    <w:rsid w:val="00A8745B"/>
    <w:rsid w:val="00AA2A39"/>
    <w:rsid w:val="00AA62CB"/>
    <w:rsid w:val="00AB2623"/>
    <w:rsid w:val="00AC6FA6"/>
    <w:rsid w:val="00AD5A84"/>
    <w:rsid w:val="00B126DD"/>
    <w:rsid w:val="00B50455"/>
    <w:rsid w:val="00B53DD4"/>
    <w:rsid w:val="00B94A8C"/>
    <w:rsid w:val="00BB1F0A"/>
    <w:rsid w:val="00BF4EDE"/>
    <w:rsid w:val="00C01DF7"/>
    <w:rsid w:val="00C0318E"/>
    <w:rsid w:val="00C11390"/>
    <w:rsid w:val="00C40E5D"/>
    <w:rsid w:val="00C66C08"/>
    <w:rsid w:val="00C74A54"/>
    <w:rsid w:val="00C849AD"/>
    <w:rsid w:val="00C86FE9"/>
    <w:rsid w:val="00C96600"/>
    <w:rsid w:val="00CC1654"/>
    <w:rsid w:val="00CE5B13"/>
    <w:rsid w:val="00CF3CF2"/>
    <w:rsid w:val="00D02846"/>
    <w:rsid w:val="00D1769B"/>
    <w:rsid w:val="00D257F5"/>
    <w:rsid w:val="00D51DF3"/>
    <w:rsid w:val="00D51F80"/>
    <w:rsid w:val="00D6254E"/>
    <w:rsid w:val="00D7469B"/>
    <w:rsid w:val="00D909A3"/>
    <w:rsid w:val="00D96F55"/>
    <w:rsid w:val="00DB2771"/>
    <w:rsid w:val="00E007DB"/>
    <w:rsid w:val="00E32531"/>
    <w:rsid w:val="00E4160A"/>
    <w:rsid w:val="00EB032A"/>
    <w:rsid w:val="00EE63A8"/>
    <w:rsid w:val="00EF1FA7"/>
    <w:rsid w:val="00F1048F"/>
    <w:rsid w:val="00F228F3"/>
    <w:rsid w:val="00F42F0F"/>
    <w:rsid w:val="00F54B16"/>
    <w:rsid w:val="00F66EB5"/>
    <w:rsid w:val="00F7161F"/>
    <w:rsid w:val="00F7207C"/>
    <w:rsid w:val="00F93D7B"/>
    <w:rsid w:val="00F9481F"/>
    <w:rsid w:val="00FC4876"/>
    <w:rsid w:val="00FE47A2"/>
    <w:rsid w:val="00FF0494"/>
    <w:rsid w:val="00FF19D7"/>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CEB86"/>
  <w15:chartTrackingRefBased/>
  <w15:docId w15:val="{F7180E6C-B7E0-694B-B321-2A6CD39F1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93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2846"/>
    <w:pPr>
      <w:spacing w:before="100" w:beforeAutospacing="1" w:after="100" w:afterAutospacing="1"/>
    </w:pPr>
  </w:style>
  <w:style w:type="character" w:styleId="Hyperlink">
    <w:name w:val="Hyperlink"/>
    <w:basedOn w:val="DefaultParagraphFont"/>
    <w:uiPriority w:val="99"/>
    <w:unhideWhenUsed/>
    <w:rsid w:val="00D02846"/>
    <w:rPr>
      <w:color w:val="0000FF"/>
      <w:u w:val="single"/>
    </w:rPr>
  </w:style>
  <w:style w:type="paragraph" w:styleId="ListParagraph">
    <w:name w:val="List Paragraph"/>
    <w:basedOn w:val="Normal"/>
    <w:uiPriority w:val="34"/>
    <w:qFormat/>
    <w:rsid w:val="00593F5D"/>
    <w:pPr>
      <w:ind w:left="720"/>
      <w:contextualSpacing/>
    </w:pPr>
    <w:rPr>
      <w:lang w:val="de-DE"/>
    </w:rPr>
  </w:style>
  <w:style w:type="paragraph" w:styleId="CommentText">
    <w:name w:val="annotation text"/>
    <w:basedOn w:val="Normal"/>
    <w:link w:val="CommentTextChar"/>
    <w:uiPriority w:val="99"/>
    <w:semiHidden/>
    <w:unhideWhenUsed/>
    <w:rsid w:val="0071218E"/>
    <w:rPr>
      <w:sz w:val="20"/>
      <w:szCs w:val="20"/>
      <w:lang w:val="de-DE"/>
    </w:rPr>
  </w:style>
  <w:style w:type="character" w:customStyle="1" w:styleId="CommentTextChar">
    <w:name w:val="Comment Text Char"/>
    <w:basedOn w:val="DefaultParagraphFont"/>
    <w:link w:val="CommentText"/>
    <w:uiPriority w:val="99"/>
    <w:semiHidden/>
    <w:rsid w:val="0071218E"/>
    <w:rPr>
      <w:rFonts w:ascii="Times New Roman" w:eastAsia="Times New Roman" w:hAnsi="Times New Roman" w:cs="Times New Roman"/>
      <w:sz w:val="20"/>
      <w:szCs w:val="20"/>
      <w:lang w:val="de-DE" w:eastAsia="en-GB"/>
    </w:rPr>
  </w:style>
  <w:style w:type="paragraph" w:styleId="BalloonText">
    <w:name w:val="Balloon Text"/>
    <w:basedOn w:val="Normal"/>
    <w:link w:val="BalloonTextChar"/>
    <w:uiPriority w:val="99"/>
    <w:semiHidden/>
    <w:unhideWhenUsed/>
    <w:rsid w:val="001F3B02"/>
    <w:rPr>
      <w:sz w:val="18"/>
      <w:szCs w:val="18"/>
    </w:rPr>
  </w:style>
  <w:style w:type="character" w:customStyle="1" w:styleId="BalloonTextChar">
    <w:name w:val="Balloon Text Char"/>
    <w:basedOn w:val="DefaultParagraphFont"/>
    <w:link w:val="BalloonText"/>
    <w:uiPriority w:val="99"/>
    <w:semiHidden/>
    <w:rsid w:val="001F3B0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61AF2"/>
    <w:rPr>
      <w:sz w:val="16"/>
      <w:szCs w:val="16"/>
    </w:rPr>
  </w:style>
  <w:style w:type="character" w:customStyle="1" w:styleId="apple-converted-space">
    <w:name w:val="apple-converted-space"/>
    <w:basedOn w:val="DefaultParagraphFont"/>
    <w:rsid w:val="00920169"/>
  </w:style>
  <w:style w:type="character" w:styleId="UnresolvedMention">
    <w:name w:val="Unresolved Mention"/>
    <w:basedOn w:val="DefaultParagraphFont"/>
    <w:uiPriority w:val="99"/>
    <w:semiHidden/>
    <w:unhideWhenUsed/>
    <w:rsid w:val="005A5D8E"/>
    <w:rPr>
      <w:color w:val="605E5C"/>
      <w:shd w:val="clear" w:color="auto" w:fill="E1DFDD"/>
    </w:rPr>
  </w:style>
  <w:style w:type="character" w:styleId="FollowedHyperlink">
    <w:name w:val="FollowedHyperlink"/>
    <w:basedOn w:val="DefaultParagraphFont"/>
    <w:uiPriority w:val="99"/>
    <w:semiHidden/>
    <w:unhideWhenUsed/>
    <w:rsid w:val="005A5D8E"/>
    <w:rPr>
      <w:color w:val="954F72" w:themeColor="followedHyperlink"/>
      <w:u w:val="single"/>
    </w:rPr>
  </w:style>
  <w:style w:type="paragraph" w:customStyle="1" w:styleId="msonormal0">
    <w:name w:val="msonormal"/>
    <w:basedOn w:val="Normal"/>
    <w:rsid w:val="00567C62"/>
    <w:pPr>
      <w:spacing w:before="100" w:beforeAutospacing="1" w:after="100" w:afterAutospacing="1"/>
    </w:pPr>
  </w:style>
  <w:style w:type="paragraph" w:customStyle="1" w:styleId="font5">
    <w:name w:val="font5"/>
    <w:basedOn w:val="Normal"/>
    <w:rsid w:val="00567C62"/>
    <w:pPr>
      <w:spacing w:before="100" w:beforeAutospacing="1" w:after="100" w:afterAutospacing="1"/>
    </w:pPr>
    <w:rPr>
      <w:rFonts w:ascii="Tahoma" w:hAnsi="Tahoma" w:cs="Tahoma"/>
      <w:b/>
      <w:bCs/>
      <w:color w:val="000000"/>
      <w:sz w:val="18"/>
      <w:szCs w:val="18"/>
    </w:rPr>
  </w:style>
  <w:style w:type="paragraph" w:customStyle="1" w:styleId="font6">
    <w:name w:val="font6"/>
    <w:basedOn w:val="Normal"/>
    <w:rsid w:val="00567C62"/>
    <w:pPr>
      <w:spacing w:before="100" w:beforeAutospacing="1" w:after="100" w:afterAutospacing="1"/>
    </w:pPr>
    <w:rPr>
      <w:rFonts w:ascii="Tahoma" w:hAnsi="Tahoma" w:cs="Tahoma"/>
      <w:color w:val="000000"/>
      <w:sz w:val="18"/>
      <w:szCs w:val="18"/>
    </w:rPr>
  </w:style>
  <w:style w:type="paragraph" w:customStyle="1" w:styleId="font7">
    <w:name w:val="font7"/>
    <w:basedOn w:val="Normal"/>
    <w:rsid w:val="00567C62"/>
    <w:pPr>
      <w:spacing w:before="100" w:beforeAutospacing="1" w:after="100" w:afterAutospacing="1"/>
    </w:pPr>
    <w:rPr>
      <w:rFonts w:ascii="Tahoma" w:hAnsi="Tahoma" w:cs="Tahoma"/>
      <w:b/>
      <w:bCs/>
      <w:i/>
      <w:iCs/>
      <w:color w:val="000000"/>
      <w:sz w:val="18"/>
      <w:szCs w:val="18"/>
    </w:rPr>
  </w:style>
  <w:style w:type="paragraph" w:customStyle="1" w:styleId="font8">
    <w:name w:val="font8"/>
    <w:basedOn w:val="Normal"/>
    <w:rsid w:val="00567C62"/>
    <w:pPr>
      <w:spacing w:before="100" w:beforeAutospacing="1" w:after="100" w:afterAutospacing="1"/>
    </w:pPr>
    <w:rPr>
      <w:rFonts w:ascii="Tahoma" w:hAnsi="Tahoma" w:cs="Tahoma"/>
      <w:i/>
      <w:iCs/>
      <w:color w:val="000000"/>
      <w:sz w:val="18"/>
      <w:szCs w:val="18"/>
    </w:rPr>
  </w:style>
  <w:style w:type="paragraph" w:customStyle="1" w:styleId="font9">
    <w:name w:val="font9"/>
    <w:basedOn w:val="Normal"/>
    <w:rsid w:val="00567C62"/>
    <w:pPr>
      <w:spacing w:before="100" w:beforeAutospacing="1" w:after="100" w:afterAutospacing="1"/>
    </w:pPr>
    <w:rPr>
      <w:rFonts w:ascii="Arial" w:hAnsi="Arial" w:cs="Arial"/>
      <w:i/>
      <w:iCs/>
      <w:color w:val="595959"/>
      <w:sz w:val="16"/>
      <w:szCs w:val="16"/>
    </w:rPr>
  </w:style>
  <w:style w:type="paragraph" w:customStyle="1" w:styleId="font10">
    <w:name w:val="font10"/>
    <w:basedOn w:val="Normal"/>
    <w:rsid w:val="00567C62"/>
    <w:pPr>
      <w:spacing w:before="100" w:beforeAutospacing="1" w:after="100" w:afterAutospacing="1"/>
    </w:pPr>
    <w:rPr>
      <w:rFonts w:ascii="Arial" w:hAnsi="Arial" w:cs="Arial"/>
      <w:i/>
      <w:iCs/>
      <w:color w:val="595959"/>
      <w:sz w:val="16"/>
      <w:szCs w:val="16"/>
      <w:u w:val="single"/>
    </w:rPr>
  </w:style>
  <w:style w:type="paragraph" w:customStyle="1" w:styleId="font11">
    <w:name w:val="font11"/>
    <w:basedOn w:val="Normal"/>
    <w:rsid w:val="00567C62"/>
    <w:pPr>
      <w:spacing w:before="100" w:beforeAutospacing="1" w:after="100" w:afterAutospacing="1"/>
    </w:pPr>
    <w:rPr>
      <w:rFonts w:ascii="Tahoma" w:hAnsi="Tahoma" w:cs="Tahoma"/>
      <w:b/>
      <w:bCs/>
      <w:color w:val="000000"/>
      <w:sz w:val="18"/>
      <w:szCs w:val="18"/>
    </w:rPr>
  </w:style>
  <w:style w:type="paragraph" w:customStyle="1" w:styleId="font12">
    <w:name w:val="font12"/>
    <w:basedOn w:val="Normal"/>
    <w:rsid w:val="00567C62"/>
    <w:pPr>
      <w:spacing w:before="100" w:beforeAutospacing="1" w:after="100" w:afterAutospacing="1"/>
    </w:pPr>
    <w:rPr>
      <w:rFonts w:ascii="Tahoma" w:hAnsi="Tahoma" w:cs="Tahoma"/>
      <w:color w:val="000000"/>
      <w:sz w:val="18"/>
      <w:szCs w:val="18"/>
    </w:rPr>
  </w:style>
  <w:style w:type="paragraph" w:customStyle="1" w:styleId="xl65">
    <w:name w:val="xl65"/>
    <w:basedOn w:val="Normal"/>
    <w:rsid w:val="00567C62"/>
    <w:pPr>
      <w:shd w:val="clear" w:color="000000" w:fill="FFFFFF"/>
      <w:spacing w:before="100" w:beforeAutospacing="1" w:after="100" w:afterAutospacing="1"/>
    </w:pPr>
  </w:style>
  <w:style w:type="paragraph" w:customStyle="1" w:styleId="xl66">
    <w:name w:val="xl66"/>
    <w:basedOn w:val="Normal"/>
    <w:rsid w:val="00567C62"/>
    <w:pPr>
      <w:spacing w:before="100" w:beforeAutospacing="1" w:after="100" w:afterAutospacing="1"/>
    </w:pPr>
    <w:rPr>
      <w:rFonts w:ascii="Arial" w:hAnsi="Arial" w:cs="Arial"/>
      <w:sz w:val="18"/>
      <w:szCs w:val="18"/>
    </w:rPr>
  </w:style>
  <w:style w:type="paragraph" w:customStyle="1" w:styleId="xl67">
    <w:name w:val="xl67"/>
    <w:basedOn w:val="Normal"/>
    <w:rsid w:val="00567C62"/>
    <w:pPr>
      <w:spacing w:before="100" w:beforeAutospacing="1" w:after="100" w:afterAutospacing="1"/>
    </w:pPr>
    <w:rPr>
      <w:rFonts w:ascii="Arial" w:hAnsi="Arial" w:cs="Arial"/>
      <w:color w:val="0000FF"/>
      <w:u w:val="single"/>
    </w:rPr>
  </w:style>
  <w:style w:type="paragraph" w:customStyle="1" w:styleId="xl68">
    <w:name w:val="xl68"/>
    <w:basedOn w:val="Normal"/>
    <w:rsid w:val="00567C62"/>
    <w:pPr>
      <w:shd w:val="clear" w:color="000000" w:fill="FFFFFF"/>
      <w:spacing w:before="100" w:beforeAutospacing="1" w:after="100" w:afterAutospacing="1"/>
      <w:jc w:val="right"/>
    </w:pPr>
    <w:rPr>
      <w:rFonts w:ascii="Arial" w:hAnsi="Arial" w:cs="Arial"/>
      <w:color w:val="0000FF"/>
      <w:sz w:val="16"/>
      <w:szCs w:val="16"/>
      <w:u w:val="single"/>
    </w:rPr>
  </w:style>
  <w:style w:type="paragraph" w:customStyle="1" w:styleId="xl69">
    <w:name w:val="xl69"/>
    <w:basedOn w:val="Normal"/>
    <w:rsid w:val="00567C62"/>
    <w:pPr>
      <w:spacing w:before="100" w:beforeAutospacing="1" w:after="100" w:afterAutospacing="1"/>
      <w:textAlignment w:val="center"/>
    </w:pPr>
    <w:rPr>
      <w:rFonts w:ascii="Arial" w:hAnsi="Arial" w:cs="Arial"/>
      <w:color w:val="003366"/>
      <w:sz w:val="28"/>
      <w:szCs w:val="28"/>
    </w:rPr>
  </w:style>
  <w:style w:type="paragraph" w:customStyle="1" w:styleId="xl70">
    <w:name w:val="xl70"/>
    <w:basedOn w:val="Normal"/>
    <w:rsid w:val="00567C62"/>
    <w:pPr>
      <w:spacing w:before="100" w:beforeAutospacing="1" w:after="100" w:afterAutospacing="1"/>
    </w:pPr>
    <w:rPr>
      <w:rFonts w:ascii="Arial" w:hAnsi="Arial" w:cs="Arial"/>
    </w:rPr>
  </w:style>
  <w:style w:type="paragraph" w:customStyle="1" w:styleId="xl71">
    <w:name w:val="xl71"/>
    <w:basedOn w:val="Normal"/>
    <w:rsid w:val="00567C62"/>
    <w:pPr>
      <w:spacing w:before="100" w:beforeAutospacing="1" w:after="100" w:afterAutospacing="1"/>
    </w:pPr>
    <w:rPr>
      <w:rFonts w:ascii="Arial" w:hAnsi="Arial" w:cs="Arial"/>
    </w:rPr>
  </w:style>
  <w:style w:type="paragraph" w:customStyle="1" w:styleId="xl72">
    <w:name w:val="xl72"/>
    <w:basedOn w:val="Normal"/>
    <w:rsid w:val="00567C62"/>
    <w:pPr>
      <w:spacing w:before="100" w:beforeAutospacing="1" w:after="100" w:afterAutospacing="1"/>
      <w:textAlignment w:val="center"/>
    </w:pPr>
    <w:rPr>
      <w:rFonts w:ascii="Arial" w:hAnsi="Arial" w:cs="Arial"/>
      <w:sz w:val="22"/>
      <w:szCs w:val="22"/>
    </w:rPr>
  </w:style>
  <w:style w:type="paragraph" w:customStyle="1" w:styleId="xl73">
    <w:name w:val="xl73"/>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4">
    <w:name w:val="xl74"/>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75">
    <w:name w:val="xl75"/>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76">
    <w:name w:val="xl76"/>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7">
    <w:name w:val="xl77"/>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8">
    <w:name w:val="xl7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79">
    <w:name w:val="xl79"/>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0">
    <w:name w:val="xl8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81">
    <w:name w:val="xl81"/>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2">
    <w:name w:val="xl82"/>
    <w:basedOn w:val="Normal"/>
    <w:rsid w:val="00567C62"/>
    <w:pPr>
      <w:pBdr>
        <w:top w:val="single" w:sz="4" w:space="0" w:color="EFEFEF"/>
        <w:bottom w:val="single" w:sz="4" w:space="0" w:color="EFEFEF"/>
      </w:pBdr>
      <w:shd w:val="clear" w:color="000000" w:fill="D2ECD5"/>
      <w:spacing w:before="100" w:beforeAutospacing="1" w:after="100" w:afterAutospacing="1"/>
      <w:jc w:val="center"/>
      <w:textAlignment w:val="center"/>
    </w:pPr>
    <w:rPr>
      <w:rFonts w:ascii="Arial" w:hAnsi="Arial" w:cs="Arial"/>
      <w:color w:val="000000"/>
      <w:sz w:val="18"/>
      <w:szCs w:val="18"/>
    </w:rPr>
  </w:style>
  <w:style w:type="paragraph" w:customStyle="1" w:styleId="xl83">
    <w:name w:val="xl8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84">
    <w:name w:val="xl84"/>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5">
    <w:name w:val="xl85"/>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b/>
      <w:bCs/>
      <w:sz w:val="22"/>
      <w:szCs w:val="22"/>
    </w:rPr>
  </w:style>
  <w:style w:type="paragraph" w:customStyle="1" w:styleId="xl86">
    <w:name w:val="xl86"/>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87">
    <w:name w:val="xl87"/>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88">
    <w:name w:val="xl88"/>
    <w:basedOn w:val="Normal"/>
    <w:rsid w:val="00567C62"/>
    <w:pPr>
      <w:pBdr>
        <w:bottom w:val="single" w:sz="4" w:space="0" w:color="EAEAEA"/>
      </w:pBdr>
      <w:shd w:val="clear" w:color="000000" w:fill="D9D9D9"/>
      <w:spacing w:before="100" w:beforeAutospacing="1" w:after="100" w:afterAutospacing="1"/>
      <w:jc w:val="right"/>
      <w:textAlignment w:val="center"/>
    </w:pPr>
    <w:rPr>
      <w:rFonts w:ascii="Arial" w:hAnsi="Arial" w:cs="Arial"/>
      <w:sz w:val="18"/>
      <w:szCs w:val="18"/>
    </w:rPr>
  </w:style>
  <w:style w:type="paragraph" w:customStyle="1" w:styleId="xl89">
    <w:name w:val="xl89"/>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0">
    <w:name w:val="xl90"/>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1">
    <w:name w:val="xl91"/>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16"/>
      <w:szCs w:val="16"/>
    </w:rPr>
  </w:style>
  <w:style w:type="paragraph" w:customStyle="1" w:styleId="xl92">
    <w:name w:val="xl92"/>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16"/>
      <w:szCs w:val="16"/>
    </w:rPr>
  </w:style>
  <w:style w:type="paragraph" w:customStyle="1" w:styleId="xl93">
    <w:name w:val="xl9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4">
    <w:name w:val="xl94"/>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28"/>
      <w:szCs w:val="28"/>
    </w:rPr>
  </w:style>
  <w:style w:type="paragraph" w:customStyle="1" w:styleId="xl95">
    <w:name w:val="xl95"/>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28"/>
      <w:szCs w:val="28"/>
    </w:rPr>
  </w:style>
  <w:style w:type="paragraph" w:customStyle="1" w:styleId="xl96">
    <w:name w:val="xl96"/>
    <w:basedOn w:val="Normal"/>
    <w:rsid w:val="00567C62"/>
    <w:pPr>
      <w:pBdr>
        <w:top w:val="single" w:sz="4" w:space="0" w:color="EFEFEF"/>
        <w:bottom w:val="single" w:sz="4" w:space="0" w:color="EFEFEF"/>
      </w:pBdr>
      <w:shd w:val="clear" w:color="D6F4D9" w:fill="D2ECD5"/>
      <w:spacing w:before="100" w:beforeAutospacing="1" w:after="100" w:afterAutospacing="1"/>
      <w:jc w:val="center"/>
      <w:textAlignment w:val="center"/>
    </w:pPr>
    <w:rPr>
      <w:rFonts w:ascii="Arial" w:hAnsi="Arial" w:cs="Arial"/>
      <w:color w:val="000000"/>
      <w:sz w:val="18"/>
      <w:szCs w:val="18"/>
    </w:rPr>
  </w:style>
  <w:style w:type="paragraph" w:customStyle="1" w:styleId="xl97">
    <w:name w:val="xl97"/>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98">
    <w:name w:val="xl98"/>
    <w:basedOn w:val="Normal"/>
    <w:rsid w:val="00567C62"/>
    <w:pPr>
      <w:pBdr>
        <w:top w:val="single" w:sz="4" w:space="0" w:color="EAEAEA"/>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99">
    <w:name w:val="xl99"/>
    <w:basedOn w:val="Normal"/>
    <w:rsid w:val="00567C62"/>
    <w:pPr>
      <w:pBdr>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0">
    <w:name w:val="xl100"/>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01">
    <w:name w:val="xl101"/>
    <w:basedOn w:val="Normal"/>
    <w:rsid w:val="00567C62"/>
    <w:pPr>
      <w:pBdr>
        <w:top w:val="single" w:sz="4" w:space="0" w:color="EAEAEA"/>
        <w:bottom w:val="single" w:sz="4" w:space="0" w:color="EAEAEA"/>
      </w:pBdr>
      <w:shd w:val="clear" w:color="000000" w:fill="D9D9D9"/>
      <w:spacing w:before="100" w:beforeAutospacing="1" w:after="100" w:afterAutospacing="1"/>
      <w:textAlignment w:val="center"/>
    </w:pPr>
    <w:rPr>
      <w:rFonts w:ascii="Arial" w:hAnsi="Arial" w:cs="Arial"/>
      <w:sz w:val="18"/>
      <w:szCs w:val="18"/>
    </w:rPr>
  </w:style>
  <w:style w:type="paragraph" w:customStyle="1" w:styleId="xl102">
    <w:name w:val="xl102"/>
    <w:basedOn w:val="Normal"/>
    <w:rsid w:val="00567C62"/>
    <w:pPr>
      <w:spacing w:before="100" w:beforeAutospacing="1" w:after="100" w:afterAutospacing="1"/>
      <w:jc w:val="right"/>
      <w:textAlignment w:val="center"/>
    </w:pPr>
    <w:rPr>
      <w:rFonts w:ascii="Arial" w:hAnsi="Arial" w:cs="Arial"/>
    </w:rPr>
  </w:style>
  <w:style w:type="paragraph" w:customStyle="1" w:styleId="xl103">
    <w:name w:val="xl103"/>
    <w:basedOn w:val="Normal"/>
    <w:rsid w:val="00567C62"/>
    <w:pPr>
      <w:pBdr>
        <w:bottom w:val="single" w:sz="4" w:space="0" w:color="EAEAEA"/>
      </w:pBdr>
      <w:shd w:val="clear" w:color="000000" w:fill="D9D9D9"/>
      <w:spacing w:before="100" w:beforeAutospacing="1" w:after="100" w:afterAutospacing="1"/>
      <w:jc w:val="center"/>
      <w:textAlignment w:val="center"/>
    </w:pPr>
    <w:rPr>
      <w:rFonts w:ascii="Arial" w:hAnsi="Arial" w:cs="Arial"/>
      <w:sz w:val="18"/>
      <w:szCs w:val="18"/>
    </w:rPr>
  </w:style>
  <w:style w:type="paragraph" w:customStyle="1" w:styleId="xl104">
    <w:name w:val="xl104"/>
    <w:basedOn w:val="Normal"/>
    <w:rsid w:val="00567C62"/>
    <w:pPr>
      <w:pBdr>
        <w:bottom w:val="single" w:sz="8" w:space="0" w:color="A6A6A6"/>
      </w:pBdr>
      <w:spacing w:before="100" w:beforeAutospacing="1" w:after="100" w:afterAutospacing="1"/>
      <w:textAlignment w:val="center"/>
    </w:pPr>
    <w:rPr>
      <w:rFonts w:ascii="Arial" w:hAnsi="Arial" w:cs="Arial"/>
      <w:b/>
      <w:bCs/>
      <w:sz w:val="18"/>
      <w:szCs w:val="18"/>
    </w:rPr>
  </w:style>
  <w:style w:type="paragraph" w:customStyle="1" w:styleId="xl105">
    <w:name w:val="xl105"/>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6">
    <w:name w:val="xl106"/>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6"/>
      <w:szCs w:val="16"/>
    </w:rPr>
  </w:style>
  <w:style w:type="paragraph" w:customStyle="1" w:styleId="xl107">
    <w:name w:val="xl107"/>
    <w:basedOn w:val="Normal"/>
    <w:rsid w:val="00567C62"/>
    <w:pPr>
      <w:pBdr>
        <w:bottom w:val="single" w:sz="8" w:space="0" w:color="A6A6A6"/>
      </w:pBdr>
      <w:spacing w:before="100" w:beforeAutospacing="1" w:after="100" w:afterAutospacing="1"/>
      <w:jc w:val="center"/>
      <w:textAlignment w:val="center"/>
    </w:pPr>
    <w:rPr>
      <w:rFonts w:ascii="Arial" w:hAnsi="Arial" w:cs="Arial"/>
      <w:b/>
      <w:bCs/>
      <w:sz w:val="18"/>
      <w:szCs w:val="18"/>
    </w:rPr>
  </w:style>
  <w:style w:type="paragraph" w:customStyle="1" w:styleId="xl108">
    <w:name w:val="xl108"/>
    <w:basedOn w:val="Normal"/>
    <w:rsid w:val="00567C62"/>
    <w:pPr>
      <w:pBdr>
        <w:left w:val="single" w:sz="8"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09">
    <w:name w:val="xl109"/>
    <w:basedOn w:val="Normal"/>
    <w:rsid w:val="00567C62"/>
    <w:pPr>
      <w:pBdr>
        <w:left w:val="single" w:sz="4" w:space="0" w:color="BFBFBF"/>
        <w:bottom w:val="single" w:sz="8" w:space="0" w:color="A6A6A6"/>
        <w:right w:val="single" w:sz="4" w:space="0" w:color="BFBFBF"/>
      </w:pBdr>
      <w:spacing w:before="100" w:beforeAutospacing="1" w:after="100" w:afterAutospacing="1"/>
      <w:jc w:val="center"/>
      <w:textAlignment w:val="center"/>
    </w:pPr>
    <w:rPr>
      <w:rFonts w:ascii="Arial" w:hAnsi="Arial" w:cs="Arial"/>
      <w:sz w:val="18"/>
      <w:szCs w:val="18"/>
    </w:rPr>
  </w:style>
  <w:style w:type="paragraph" w:customStyle="1" w:styleId="xl110">
    <w:name w:val="xl110"/>
    <w:basedOn w:val="Normal"/>
    <w:rsid w:val="00567C62"/>
    <w:pPr>
      <w:pBdr>
        <w:left w:val="single" w:sz="4" w:space="0" w:color="BFBFBF"/>
        <w:bottom w:val="single" w:sz="8" w:space="0" w:color="A6A6A6"/>
        <w:right w:val="single" w:sz="8" w:space="0" w:color="BFBFBF"/>
      </w:pBdr>
      <w:spacing w:before="100" w:beforeAutospacing="1" w:after="100" w:afterAutospacing="1"/>
      <w:jc w:val="center"/>
      <w:textAlignment w:val="center"/>
    </w:pPr>
    <w:rPr>
      <w:rFonts w:ascii="Arial" w:hAnsi="Arial" w:cs="Arial"/>
      <w:sz w:val="18"/>
      <w:szCs w:val="18"/>
    </w:rPr>
  </w:style>
  <w:style w:type="paragraph" w:customStyle="1" w:styleId="xl111">
    <w:name w:val="xl111"/>
    <w:basedOn w:val="Normal"/>
    <w:rsid w:val="00567C62"/>
    <w:pPr>
      <w:spacing w:before="100" w:beforeAutospacing="1" w:after="100" w:afterAutospacing="1"/>
      <w:textAlignment w:val="center"/>
    </w:pPr>
    <w:rPr>
      <w:rFonts w:ascii="Arial" w:hAnsi="Arial" w:cs="Arial"/>
      <w:color w:val="366092"/>
      <w:sz w:val="32"/>
      <w:szCs w:val="32"/>
    </w:rPr>
  </w:style>
  <w:style w:type="paragraph" w:customStyle="1" w:styleId="xl112">
    <w:name w:val="xl112"/>
    <w:basedOn w:val="Normal"/>
    <w:rsid w:val="00567C62"/>
    <w:pPr>
      <w:pBdr>
        <w:top w:val="single" w:sz="4" w:space="0" w:color="EAEAEA"/>
        <w:bottom w:val="single" w:sz="4" w:space="0" w:color="EAEAEA"/>
      </w:pBdr>
      <w:spacing w:before="100" w:beforeAutospacing="1" w:after="100" w:afterAutospacing="1"/>
      <w:textAlignment w:val="center"/>
    </w:pPr>
    <w:rPr>
      <w:rFonts w:ascii="Arial" w:hAnsi="Arial" w:cs="Arial"/>
      <w:sz w:val="18"/>
      <w:szCs w:val="18"/>
    </w:rPr>
  </w:style>
  <w:style w:type="paragraph" w:customStyle="1" w:styleId="xl113">
    <w:name w:val="xl113"/>
    <w:basedOn w:val="Normal"/>
    <w:rsid w:val="00567C62"/>
    <w:pPr>
      <w:pBdr>
        <w:top w:val="single" w:sz="4" w:space="0" w:color="EFEFEF"/>
        <w:bottom w:val="single" w:sz="4" w:space="0" w:color="EFEFEF"/>
      </w:pBdr>
      <w:spacing w:before="100" w:beforeAutospacing="1" w:after="100" w:afterAutospacing="1"/>
      <w:jc w:val="center"/>
      <w:textAlignment w:val="center"/>
    </w:pPr>
    <w:rPr>
      <w:rFonts w:ascii="Arial" w:hAnsi="Arial" w:cs="Arial"/>
      <w:color w:val="000000"/>
      <w:sz w:val="18"/>
      <w:szCs w:val="18"/>
    </w:rPr>
  </w:style>
  <w:style w:type="paragraph" w:customStyle="1" w:styleId="xl114">
    <w:name w:val="xl114"/>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15">
    <w:name w:val="xl115"/>
    <w:basedOn w:val="Normal"/>
    <w:rsid w:val="00567C62"/>
    <w:pPr>
      <w:spacing w:before="100" w:beforeAutospacing="1" w:after="100" w:afterAutospacing="1"/>
    </w:pPr>
    <w:rPr>
      <w:rFonts w:ascii="Arial" w:hAnsi="Arial" w:cs="Arial"/>
      <w:color w:val="C0C0C0"/>
      <w:sz w:val="14"/>
      <w:szCs w:val="14"/>
    </w:rPr>
  </w:style>
  <w:style w:type="paragraph" w:customStyle="1" w:styleId="xl116">
    <w:name w:val="xl116"/>
    <w:basedOn w:val="Normal"/>
    <w:rsid w:val="00567C62"/>
    <w:pPr>
      <w:spacing w:before="100" w:beforeAutospacing="1" w:after="100" w:afterAutospacing="1"/>
      <w:textAlignment w:val="center"/>
    </w:pPr>
    <w:rPr>
      <w:rFonts w:ascii="Arial" w:hAnsi="Arial" w:cs="Arial"/>
      <w:i/>
      <w:iCs/>
      <w:color w:val="595959"/>
      <w:sz w:val="16"/>
      <w:szCs w:val="16"/>
    </w:rPr>
  </w:style>
  <w:style w:type="paragraph" w:customStyle="1" w:styleId="xl117">
    <w:name w:val="xl117"/>
    <w:basedOn w:val="Normal"/>
    <w:rsid w:val="00567C62"/>
    <w:pPr>
      <w:pBdr>
        <w:top w:val="single" w:sz="4" w:space="0" w:color="BFBFBF"/>
        <w:bottom w:val="single" w:sz="4" w:space="0" w:color="BFBFBF"/>
      </w:pBdr>
      <w:spacing w:before="100" w:beforeAutospacing="1" w:after="100" w:afterAutospacing="1"/>
      <w:jc w:val="center"/>
      <w:textAlignment w:val="center"/>
    </w:pPr>
    <w:rPr>
      <w:rFonts w:ascii="Arial" w:hAnsi="Arial" w:cs="Arial"/>
    </w:rPr>
  </w:style>
  <w:style w:type="paragraph" w:customStyle="1" w:styleId="xl118">
    <w:name w:val="xl118"/>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19">
    <w:name w:val="xl119"/>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sz w:val="22"/>
      <w:szCs w:val="22"/>
    </w:rPr>
  </w:style>
  <w:style w:type="paragraph" w:customStyle="1" w:styleId="xl120">
    <w:name w:val="xl120"/>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sz w:val="22"/>
      <w:szCs w:val="22"/>
    </w:rPr>
  </w:style>
  <w:style w:type="paragraph" w:customStyle="1" w:styleId="xl121">
    <w:name w:val="xl121"/>
    <w:basedOn w:val="Normal"/>
    <w:rsid w:val="00567C62"/>
    <w:pPr>
      <w:pBdr>
        <w:bottom w:val="single" w:sz="4" w:space="0" w:color="BFBFBF"/>
      </w:pBdr>
      <w:spacing w:before="100" w:beforeAutospacing="1" w:after="100" w:afterAutospacing="1"/>
      <w:jc w:val="center"/>
      <w:textAlignment w:val="center"/>
    </w:pPr>
    <w:rPr>
      <w:rFonts w:ascii="Arial" w:hAnsi="Arial" w:cs="Arial"/>
    </w:rPr>
  </w:style>
  <w:style w:type="paragraph" w:customStyle="1" w:styleId="xl122">
    <w:name w:val="xl122"/>
    <w:basedOn w:val="Normal"/>
    <w:rsid w:val="00567C62"/>
    <w:pPr>
      <w:pBdr>
        <w:left w:val="single" w:sz="8"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3">
    <w:name w:val="xl123"/>
    <w:basedOn w:val="Normal"/>
    <w:rsid w:val="00567C62"/>
    <w:pPr>
      <w:pBdr>
        <w:left w:val="single" w:sz="4" w:space="0" w:color="BFBFBF"/>
        <w:right w:val="single" w:sz="4" w:space="0" w:color="BFBFBF"/>
      </w:pBdr>
      <w:spacing w:before="100" w:beforeAutospacing="1" w:after="100" w:afterAutospacing="1"/>
      <w:jc w:val="center"/>
      <w:textAlignment w:val="center"/>
    </w:pPr>
    <w:rPr>
      <w:rFonts w:ascii="Arial" w:hAnsi="Arial" w:cs="Arial"/>
    </w:rPr>
  </w:style>
  <w:style w:type="paragraph" w:customStyle="1" w:styleId="xl124">
    <w:name w:val="xl124"/>
    <w:basedOn w:val="Normal"/>
    <w:rsid w:val="00567C62"/>
    <w:pPr>
      <w:pBdr>
        <w:left w:val="single" w:sz="4" w:space="0" w:color="BFBFBF"/>
        <w:right w:val="single" w:sz="8" w:space="0" w:color="BFBFBF"/>
      </w:pBdr>
      <w:spacing w:before="100" w:beforeAutospacing="1" w:after="100" w:afterAutospacing="1"/>
      <w:jc w:val="center"/>
      <w:textAlignment w:val="center"/>
    </w:pPr>
    <w:rPr>
      <w:rFonts w:ascii="Arial" w:hAnsi="Arial" w:cs="Arial"/>
    </w:rPr>
  </w:style>
  <w:style w:type="paragraph" w:styleId="Bibliography">
    <w:name w:val="Bibliography"/>
    <w:basedOn w:val="Normal"/>
    <w:next w:val="Normal"/>
    <w:uiPriority w:val="37"/>
    <w:unhideWhenUsed/>
    <w:rsid w:val="00C01DF7"/>
    <w:pPr>
      <w:spacing w:line="480" w:lineRule="auto"/>
      <w:ind w:left="720" w:hanging="720"/>
    </w:pPr>
  </w:style>
  <w:style w:type="character" w:styleId="PlaceholderText">
    <w:name w:val="Placeholder Text"/>
    <w:basedOn w:val="DefaultParagraphFont"/>
    <w:uiPriority w:val="99"/>
    <w:semiHidden/>
    <w:rsid w:val="0020293C"/>
    <w:rPr>
      <w:color w:val="808080"/>
    </w:rPr>
  </w:style>
  <w:style w:type="paragraph" w:styleId="CommentSubject">
    <w:name w:val="annotation subject"/>
    <w:basedOn w:val="CommentText"/>
    <w:next w:val="CommentText"/>
    <w:link w:val="CommentSubjectChar"/>
    <w:uiPriority w:val="99"/>
    <w:semiHidden/>
    <w:unhideWhenUsed/>
    <w:rsid w:val="00CE5B13"/>
    <w:rPr>
      <w:b/>
      <w:bCs/>
      <w:lang w:val="en-DE"/>
    </w:rPr>
  </w:style>
  <w:style w:type="character" w:customStyle="1" w:styleId="CommentSubjectChar">
    <w:name w:val="Comment Subject Char"/>
    <w:basedOn w:val="CommentTextChar"/>
    <w:link w:val="CommentSubject"/>
    <w:uiPriority w:val="99"/>
    <w:semiHidden/>
    <w:rsid w:val="00CE5B13"/>
    <w:rPr>
      <w:rFonts w:ascii="Times New Roman" w:eastAsia="Times New Roman" w:hAnsi="Times New Roman" w:cs="Times New Roman"/>
      <w:b/>
      <w:bCs/>
      <w:sz w:val="20"/>
      <w:szCs w:val="20"/>
      <w:lang w:val="de-DE" w:eastAsia="en-GB"/>
    </w:rPr>
  </w:style>
  <w:style w:type="paragraph" w:styleId="Revision">
    <w:name w:val="Revision"/>
    <w:hidden/>
    <w:uiPriority w:val="99"/>
    <w:semiHidden/>
    <w:rsid w:val="00904A8B"/>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808">
      <w:bodyDiv w:val="1"/>
      <w:marLeft w:val="0"/>
      <w:marRight w:val="0"/>
      <w:marTop w:val="0"/>
      <w:marBottom w:val="0"/>
      <w:divBdr>
        <w:top w:val="none" w:sz="0" w:space="0" w:color="auto"/>
        <w:left w:val="none" w:sz="0" w:space="0" w:color="auto"/>
        <w:bottom w:val="none" w:sz="0" w:space="0" w:color="auto"/>
        <w:right w:val="none" w:sz="0" w:space="0" w:color="auto"/>
      </w:divBdr>
    </w:div>
    <w:div w:id="23292303">
      <w:bodyDiv w:val="1"/>
      <w:marLeft w:val="0"/>
      <w:marRight w:val="0"/>
      <w:marTop w:val="0"/>
      <w:marBottom w:val="0"/>
      <w:divBdr>
        <w:top w:val="none" w:sz="0" w:space="0" w:color="auto"/>
        <w:left w:val="none" w:sz="0" w:space="0" w:color="auto"/>
        <w:bottom w:val="none" w:sz="0" w:space="0" w:color="auto"/>
        <w:right w:val="none" w:sz="0" w:space="0" w:color="auto"/>
      </w:divBdr>
    </w:div>
    <w:div w:id="156575673">
      <w:bodyDiv w:val="1"/>
      <w:marLeft w:val="0"/>
      <w:marRight w:val="0"/>
      <w:marTop w:val="0"/>
      <w:marBottom w:val="0"/>
      <w:divBdr>
        <w:top w:val="none" w:sz="0" w:space="0" w:color="auto"/>
        <w:left w:val="none" w:sz="0" w:space="0" w:color="auto"/>
        <w:bottom w:val="none" w:sz="0" w:space="0" w:color="auto"/>
        <w:right w:val="none" w:sz="0" w:space="0" w:color="auto"/>
      </w:divBdr>
      <w:divsChild>
        <w:div w:id="1215657872">
          <w:marLeft w:val="0"/>
          <w:marRight w:val="0"/>
          <w:marTop w:val="0"/>
          <w:marBottom w:val="0"/>
          <w:divBdr>
            <w:top w:val="none" w:sz="0" w:space="0" w:color="auto"/>
            <w:left w:val="none" w:sz="0" w:space="0" w:color="auto"/>
            <w:bottom w:val="none" w:sz="0" w:space="0" w:color="auto"/>
            <w:right w:val="none" w:sz="0" w:space="0" w:color="auto"/>
          </w:divBdr>
          <w:divsChild>
            <w:div w:id="1122772303">
              <w:marLeft w:val="0"/>
              <w:marRight w:val="0"/>
              <w:marTop w:val="0"/>
              <w:marBottom w:val="0"/>
              <w:divBdr>
                <w:top w:val="none" w:sz="0" w:space="0" w:color="auto"/>
                <w:left w:val="none" w:sz="0" w:space="0" w:color="auto"/>
                <w:bottom w:val="none" w:sz="0" w:space="0" w:color="auto"/>
                <w:right w:val="none" w:sz="0" w:space="0" w:color="auto"/>
              </w:divBdr>
              <w:divsChild>
                <w:div w:id="13887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42372">
      <w:bodyDiv w:val="1"/>
      <w:marLeft w:val="0"/>
      <w:marRight w:val="0"/>
      <w:marTop w:val="0"/>
      <w:marBottom w:val="0"/>
      <w:divBdr>
        <w:top w:val="none" w:sz="0" w:space="0" w:color="auto"/>
        <w:left w:val="none" w:sz="0" w:space="0" w:color="auto"/>
        <w:bottom w:val="none" w:sz="0" w:space="0" w:color="auto"/>
        <w:right w:val="none" w:sz="0" w:space="0" w:color="auto"/>
      </w:divBdr>
      <w:divsChild>
        <w:div w:id="2031760300">
          <w:marLeft w:val="0"/>
          <w:marRight w:val="0"/>
          <w:marTop w:val="0"/>
          <w:marBottom w:val="0"/>
          <w:divBdr>
            <w:top w:val="none" w:sz="0" w:space="0" w:color="auto"/>
            <w:left w:val="none" w:sz="0" w:space="0" w:color="auto"/>
            <w:bottom w:val="none" w:sz="0" w:space="15" w:color="auto"/>
            <w:right w:val="none" w:sz="0" w:space="0" w:color="auto"/>
          </w:divBdr>
          <w:divsChild>
            <w:div w:id="1561211797">
              <w:marLeft w:val="0"/>
              <w:marRight w:val="0"/>
              <w:marTop w:val="0"/>
              <w:marBottom w:val="0"/>
              <w:divBdr>
                <w:top w:val="none" w:sz="0" w:space="0" w:color="auto"/>
                <w:left w:val="none" w:sz="0" w:space="0" w:color="auto"/>
                <w:bottom w:val="none" w:sz="0" w:space="0" w:color="auto"/>
                <w:right w:val="none" w:sz="0" w:space="0" w:color="auto"/>
              </w:divBdr>
            </w:div>
            <w:div w:id="1645624881">
              <w:marLeft w:val="0"/>
              <w:marRight w:val="0"/>
              <w:marTop w:val="0"/>
              <w:marBottom w:val="0"/>
              <w:divBdr>
                <w:top w:val="none" w:sz="0" w:space="0" w:color="auto"/>
                <w:left w:val="none" w:sz="0" w:space="0" w:color="auto"/>
                <w:bottom w:val="none" w:sz="0" w:space="0" w:color="auto"/>
                <w:right w:val="none" w:sz="0" w:space="0" w:color="auto"/>
              </w:divBdr>
            </w:div>
          </w:divsChild>
        </w:div>
        <w:div w:id="573390385">
          <w:marLeft w:val="0"/>
          <w:marRight w:val="0"/>
          <w:marTop w:val="0"/>
          <w:marBottom w:val="0"/>
          <w:divBdr>
            <w:top w:val="none" w:sz="0" w:space="0" w:color="auto"/>
            <w:left w:val="none" w:sz="0" w:space="0" w:color="auto"/>
            <w:bottom w:val="none" w:sz="0" w:space="0" w:color="auto"/>
            <w:right w:val="none" w:sz="0" w:space="0" w:color="auto"/>
          </w:divBdr>
          <w:divsChild>
            <w:div w:id="1578007889">
              <w:marLeft w:val="0"/>
              <w:marRight w:val="0"/>
              <w:marTop w:val="0"/>
              <w:marBottom w:val="0"/>
              <w:divBdr>
                <w:top w:val="none" w:sz="0" w:space="0" w:color="auto"/>
                <w:left w:val="none" w:sz="0" w:space="0" w:color="auto"/>
                <w:bottom w:val="none" w:sz="0" w:space="0" w:color="auto"/>
                <w:right w:val="none" w:sz="0" w:space="0" w:color="auto"/>
              </w:divBdr>
            </w:div>
            <w:div w:id="1225682777">
              <w:marLeft w:val="0"/>
              <w:marRight w:val="0"/>
              <w:marTop w:val="0"/>
              <w:marBottom w:val="0"/>
              <w:divBdr>
                <w:top w:val="none" w:sz="0" w:space="0" w:color="auto"/>
                <w:left w:val="none" w:sz="0" w:space="0" w:color="auto"/>
                <w:bottom w:val="none" w:sz="0" w:space="0" w:color="auto"/>
                <w:right w:val="none" w:sz="0" w:space="0" w:color="auto"/>
              </w:divBdr>
            </w:div>
            <w:div w:id="1552839063">
              <w:marLeft w:val="0"/>
              <w:marRight w:val="0"/>
              <w:marTop w:val="0"/>
              <w:marBottom w:val="0"/>
              <w:divBdr>
                <w:top w:val="none" w:sz="0" w:space="0" w:color="auto"/>
                <w:left w:val="none" w:sz="0" w:space="0" w:color="auto"/>
                <w:bottom w:val="none" w:sz="0" w:space="0" w:color="auto"/>
                <w:right w:val="none" w:sz="0" w:space="0" w:color="auto"/>
              </w:divBdr>
              <w:divsChild>
                <w:div w:id="865945159">
                  <w:marLeft w:val="0"/>
                  <w:marRight w:val="0"/>
                  <w:marTop w:val="0"/>
                  <w:marBottom w:val="0"/>
                  <w:divBdr>
                    <w:top w:val="none" w:sz="0" w:space="0" w:color="auto"/>
                    <w:left w:val="none" w:sz="0" w:space="0" w:color="auto"/>
                    <w:bottom w:val="none" w:sz="0" w:space="0" w:color="auto"/>
                    <w:right w:val="none" w:sz="0" w:space="0" w:color="auto"/>
                  </w:divBdr>
                  <w:divsChild>
                    <w:div w:id="1319962027">
                      <w:marLeft w:val="0"/>
                      <w:marRight w:val="0"/>
                      <w:marTop w:val="0"/>
                      <w:marBottom w:val="0"/>
                      <w:divBdr>
                        <w:top w:val="none" w:sz="0" w:space="0" w:color="auto"/>
                        <w:left w:val="none" w:sz="0" w:space="0" w:color="auto"/>
                        <w:bottom w:val="none" w:sz="0" w:space="0" w:color="auto"/>
                        <w:right w:val="none" w:sz="0" w:space="0" w:color="auto"/>
                      </w:divBdr>
                    </w:div>
                    <w:div w:id="11733925">
                      <w:marLeft w:val="240"/>
                      <w:marRight w:val="0"/>
                      <w:marTop w:val="0"/>
                      <w:marBottom w:val="0"/>
                      <w:divBdr>
                        <w:top w:val="none" w:sz="0" w:space="0" w:color="auto"/>
                        <w:left w:val="none" w:sz="0" w:space="0" w:color="auto"/>
                        <w:bottom w:val="none" w:sz="0" w:space="0" w:color="auto"/>
                        <w:right w:val="none" w:sz="0" w:space="0" w:color="auto"/>
                      </w:divBdr>
                    </w:div>
                  </w:divsChild>
                </w:div>
                <w:div w:id="1950700843">
                  <w:marLeft w:val="0"/>
                  <w:marRight w:val="0"/>
                  <w:marTop w:val="0"/>
                  <w:marBottom w:val="0"/>
                  <w:divBdr>
                    <w:top w:val="none" w:sz="0" w:space="0" w:color="auto"/>
                    <w:left w:val="none" w:sz="0" w:space="0" w:color="auto"/>
                    <w:bottom w:val="none" w:sz="0" w:space="0" w:color="auto"/>
                    <w:right w:val="none" w:sz="0" w:space="0" w:color="auto"/>
                  </w:divBdr>
                  <w:divsChild>
                    <w:div w:id="1070618620">
                      <w:marLeft w:val="0"/>
                      <w:marRight w:val="0"/>
                      <w:marTop w:val="0"/>
                      <w:marBottom w:val="0"/>
                      <w:divBdr>
                        <w:top w:val="none" w:sz="0" w:space="0" w:color="auto"/>
                        <w:left w:val="none" w:sz="0" w:space="0" w:color="auto"/>
                        <w:bottom w:val="none" w:sz="0" w:space="0" w:color="auto"/>
                        <w:right w:val="none" w:sz="0" w:space="0" w:color="auto"/>
                      </w:divBdr>
                    </w:div>
                    <w:div w:id="73207962">
                      <w:marLeft w:val="240"/>
                      <w:marRight w:val="0"/>
                      <w:marTop w:val="0"/>
                      <w:marBottom w:val="0"/>
                      <w:divBdr>
                        <w:top w:val="none" w:sz="0" w:space="0" w:color="auto"/>
                        <w:left w:val="none" w:sz="0" w:space="0" w:color="auto"/>
                        <w:bottom w:val="none" w:sz="0" w:space="0" w:color="auto"/>
                        <w:right w:val="none" w:sz="0" w:space="0" w:color="auto"/>
                      </w:divBdr>
                    </w:div>
                  </w:divsChild>
                </w:div>
                <w:div w:id="1244409274">
                  <w:marLeft w:val="0"/>
                  <w:marRight w:val="0"/>
                  <w:marTop w:val="0"/>
                  <w:marBottom w:val="0"/>
                  <w:divBdr>
                    <w:top w:val="none" w:sz="0" w:space="0" w:color="auto"/>
                    <w:left w:val="none" w:sz="0" w:space="0" w:color="auto"/>
                    <w:bottom w:val="none" w:sz="0" w:space="0" w:color="auto"/>
                    <w:right w:val="none" w:sz="0" w:space="0" w:color="auto"/>
                  </w:divBdr>
                  <w:divsChild>
                    <w:div w:id="1749383931">
                      <w:marLeft w:val="0"/>
                      <w:marRight w:val="0"/>
                      <w:marTop w:val="0"/>
                      <w:marBottom w:val="0"/>
                      <w:divBdr>
                        <w:top w:val="none" w:sz="0" w:space="0" w:color="auto"/>
                        <w:left w:val="none" w:sz="0" w:space="0" w:color="auto"/>
                        <w:bottom w:val="none" w:sz="0" w:space="0" w:color="auto"/>
                        <w:right w:val="none" w:sz="0" w:space="0" w:color="auto"/>
                      </w:divBdr>
                    </w:div>
                    <w:div w:id="651834076">
                      <w:marLeft w:val="240"/>
                      <w:marRight w:val="0"/>
                      <w:marTop w:val="0"/>
                      <w:marBottom w:val="0"/>
                      <w:divBdr>
                        <w:top w:val="none" w:sz="0" w:space="0" w:color="auto"/>
                        <w:left w:val="none" w:sz="0" w:space="0" w:color="auto"/>
                        <w:bottom w:val="none" w:sz="0" w:space="0" w:color="auto"/>
                        <w:right w:val="none" w:sz="0" w:space="0" w:color="auto"/>
                      </w:divBdr>
                    </w:div>
                  </w:divsChild>
                </w:div>
                <w:div w:id="1661150603">
                  <w:marLeft w:val="0"/>
                  <w:marRight w:val="0"/>
                  <w:marTop w:val="0"/>
                  <w:marBottom w:val="0"/>
                  <w:divBdr>
                    <w:top w:val="none" w:sz="0" w:space="0" w:color="auto"/>
                    <w:left w:val="none" w:sz="0" w:space="0" w:color="auto"/>
                    <w:bottom w:val="none" w:sz="0" w:space="0" w:color="auto"/>
                    <w:right w:val="none" w:sz="0" w:space="0" w:color="auto"/>
                  </w:divBdr>
                  <w:divsChild>
                    <w:div w:id="1556547272">
                      <w:marLeft w:val="0"/>
                      <w:marRight w:val="0"/>
                      <w:marTop w:val="0"/>
                      <w:marBottom w:val="0"/>
                      <w:divBdr>
                        <w:top w:val="none" w:sz="0" w:space="0" w:color="auto"/>
                        <w:left w:val="none" w:sz="0" w:space="0" w:color="auto"/>
                        <w:bottom w:val="none" w:sz="0" w:space="0" w:color="auto"/>
                        <w:right w:val="none" w:sz="0" w:space="0" w:color="auto"/>
                      </w:divBdr>
                    </w:div>
                    <w:div w:id="7552453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1044370">
              <w:marLeft w:val="0"/>
              <w:marRight w:val="0"/>
              <w:marTop w:val="0"/>
              <w:marBottom w:val="0"/>
              <w:divBdr>
                <w:top w:val="none" w:sz="0" w:space="0" w:color="auto"/>
                <w:left w:val="none" w:sz="0" w:space="0" w:color="auto"/>
                <w:bottom w:val="none" w:sz="0" w:space="0" w:color="auto"/>
                <w:right w:val="none" w:sz="0" w:space="0" w:color="auto"/>
              </w:divBdr>
            </w:div>
            <w:div w:id="1798334061">
              <w:marLeft w:val="0"/>
              <w:marRight w:val="0"/>
              <w:marTop w:val="0"/>
              <w:marBottom w:val="0"/>
              <w:divBdr>
                <w:top w:val="none" w:sz="0" w:space="0" w:color="auto"/>
                <w:left w:val="none" w:sz="0" w:space="0" w:color="auto"/>
                <w:bottom w:val="none" w:sz="0" w:space="0" w:color="auto"/>
                <w:right w:val="none" w:sz="0" w:space="0" w:color="auto"/>
              </w:divBdr>
            </w:div>
            <w:div w:id="425420525">
              <w:marLeft w:val="0"/>
              <w:marRight w:val="0"/>
              <w:marTop w:val="0"/>
              <w:marBottom w:val="0"/>
              <w:divBdr>
                <w:top w:val="none" w:sz="0" w:space="0" w:color="auto"/>
                <w:left w:val="none" w:sz="0" w:space="0" w:color="auto"/>
                <w:bottom w:val="none" w:sz="0" w:space="0" w:color="auto"/>
                <w:right w:val="none" w:sz="0" w:space="0" w:color="auto"/>
              </w:divBdr>
              <w:divsChild>
                <w:div w:id="189146162">
                  <w:marLeft w:val="0"/>
                  <w:marRight w:val="0"/>
                  <w:marTop w:val="150"/>
                  <w:marBottom w:val="0"/>
                  <w:divBdr>
                    <w:top w:val="none" w:sz="0" w:space="0" w:color="auto"/>
                    <w:left w:val="none" w:sz="0" w:space="0" w:color="auto"/>
                    <w:bottom w:val="none" w:sz="0" w:space="0" w:color="auto"/>
                    <w:right w:val="none" w:sz="0" w:space="0" w:color="auto"/>
                  </w:divBdr>
                  <w:divsChild>
                    <w:div w:id="4396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2071">
              <w:marLeft w:val="0"/>
              <w:marRight w:val="0"/>
              <w:marTop w:val="0"/>
              <w:marBottom w:val="0"/>
              <w:divBdr>
                <w:top w:val="none" w:sz="0" w:space="0" w:color="auto"/>
                <w:left w:val="none" w:sz="0" w:space="0" w:color="auto"/>
                <w:bottom w:val="single" w:sz="6" w:space="18" w:color="CCCCCC"/>
                <w:right w:val="none" w:sz="0" w:space="0" w:color="auto"/>
              </w:divBdr>
              <w:divsChild>
                <w:div w:id="1356465565">
                  <w:marLeft w:val="0"/>
                  <w:marRight w:val="0"/>
                  <w:marTop w:val="0"/>
                  <w:marBottom w:val="120"/>
                  <w:divBdr>
                    <w:top w:val="none" w:sz="0" w:space="0" w:color="auto"/>
                    <w:left w:val="none" w:sz="0" w:space="0" w:color="auto"/>
                    <w:bottom w:val="none" w:sz="0" w:space="0" w:color="auto"/>
                    <w:right w:val="none" w:sz="0" w:space="0" w:color="auto"/>
                  </w:divBdr>
                  <w:divsChild>
                    <w:div w:id="71338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78373">
          <w:marLeft w:val="0"/>
          <w:marRight w:val="0"/>
          <w:marTop w:val="480"/>
          <w:marBottom w:val="0"/>
          <w:divBdr>
            <w:top w:val="none" w:sz="0" w:space="0" w:color="auto"/>
            <w:left w:val="none" w:sz="0" w:space="0" w:color="auto"/>
            <w:bottom w:val="none" w:sz="0" w:space="0" w:color="auto"/>
            <w:right w:val="none" w:sz="0" w:space="0" w:color="auto"/>
          </w:divBdr>
          <w:divsChild>
            <w:div w:id="37434548">
              <w:marLeft w:val="0"/>
              <w:marRight w:val="0"/>
              <w:marTop w:val="240"/>
              <w:marBottom w:val="240"/>
              <w:divBdr>
                <w:top w:val="none" w:sz="0" w:space="0" w:color="auto"/>
                <w:left w:val="none" w:sz="0" w:space="0" w:color="auto"/>
                <w:bottom w:val="none" w:sz="0" w:space="0" w:color="auto"/>
                <w:right w:val="none" w:sz="0" w:space="0" w:color="auto"/>
              </w:divBdr>
              <w:divsChild>
                <w:div w:id="1575044835">
                  <w:marLeft w:val="100"/>
                  <w:marRight w:val="201"/>
                  <w:marTop w:val="240"/>
                  <w:marBottom w:val="240"/>
                  <w:divBdr>
                    <w:top w:val="none" w:sz="0" w:space="0" w:color="auto"/>
                    <w:left w:val="none" w:sz="0" w:space="0" w:color="auto"/>
                    <w:bottom w:val="none" w:sz="0" w:space="0" w:color="auto"/>
                    <w:right w:val="none" w:sz="0" w:space="0" w:color="auto"/>
                  </w:divBdr>
                  <w:divsChild>
                    <w:div w:id="18815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5948">
              <w:marLeft w:val="0"/>
              <w:marRight w:val="0"/>
              <w:marTop w:val="240"/>
              <w:marBottom w:val="240"/>
              <w:divBdr>
                <w:top w:val="none" w:sz="0" w:space="0" w:color="auto"/>
                <w:left w:val="none" w:sz="0" w:space="0" w:color="auto"/>
                <w:bottom w:val="none" w:sz="0" w:space="0" w:color="auto"/>
                <w:right w:val="none" w:sz="0" w:space="0" w:color="auto"/>
              </w:divBdr>
              <w:divsChild>
                <w:div w:id="890389577">
                  <w:marLeft w:val="100"/>
                  <w:marRight w:val="201"/>
                  <w:marTop w:val="240"/>
                  <w:marBottom w:val="240"/>
                  <w:divBdr>
                    <w:top w:val="none" w:sz="0" w:space="0" w:color="auto"/>
                    <w:left w:val="none" w:sz="0" w:space="0" w:color="auto"/>
                    <w:bottom w:val="none" w:sz="0" w:space="0" w:color="auto"/>
                    <w:right w:val="none" w:sz="0" w:space="0" w:color="auto"/>
                  </w:divBdr>
                  <w:divsChild>
                    <w:div w:id="46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1871">
              <w:marLeft w:val="0"/>
              <w:marRight w:val="0"/>
              <w:marTop w:val="240"/>
              <w:marBottom w:val="240"/>
              <w:divBdr>
                <w:top w:val="none" w:sz="0" w:space="0" w:color="auto"/>
                <w:left w:val="none" w:sz="0" w:space="0" w:color="auto"/>
                <w:bottom w:val="none" w:sz="0" w:space="0" w:color="auto"/>
                <w:right w:val="none" w:sz="0" w:space="0" w:color="auto"/>
              </w:divBdr>
              <w:divsChild>
                <w:div w:id="114257326">
                  <w:marLeft w:val="100"/>
                  <w:marRight w:val="201"/>
                  <w:marTop w:val="240"/>
                  <w:marBottom w:val="240"/>
                  <w:divBdr>
                    <w:top w:val="none" w:sz="0" w:space="0" w:color="auto"/>
                    <w:left w:val="none" w:sz="0" w:space="0" w:color="auto"/>
                    <w:bottom w:val="none" w:sz="0" w:space="0" w:color="auto"/>
                    <w:right w:val="none" w:sz="0" w:space="0" w:color="auto"/>
                  </w:divBdr>
                  <w:divsChild>
                    <w:div w:id="19080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2599">
              <w:marLeft w:val="0"/>
              <w:marRight w:val="0"/>
              <w:marTop w:val="240"/>
              <w:marBottom w:val="240"/>
              <w:divBdr>
                <w:top w:val="none" w:sz="0" w:space="0" w:color="auto"/>
                <w:left w:val="none" w:sz="0" w:space="0" w:color="auto"/>
                <w:bottom w:val="none" w:sz="0" w:space="0" w:color="auto"/>
                <w:right w:val="none" w:sz="0" w:space="0" w:color="auto"/>
              </w:divBdr>
              <w:divsChild>
                <w:div w:id="934944281">
                  <w:marLeft w:val="100"/>
                  <w:marRight w:val="201"/>
                  <w:marTop w:val="240"/>
                  <w:marBottom w:val="240"/>
                  <w:divBdr>
                    <w:top w:val="none" w:sz="0" w:space="0" w:color="auto"/>
                    <w:left w:val="none" w:sz="0" w:space="0" w:color="auto"/>
                    <w:bottom w:val="none" w:sz="0" w:space="0" w:color="auto"/>
                    <w:right w:val="none" w:sz="0" w:space="0" w:color="auto"/>
                  </w:divBdr>
                  <w:divsChild>
                    <w:div w:id="123458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3748">
              <w:marLeft w:val="0"/>
              <w:marRight w:val="0"/>
              <w:marTop w:val="240"/>
              <w:marBottom w:val="240"/>
              <w:divBdr>
                <w:top w:val="none" w:sz="0" w:space="0" w:color="auto"/>
                <w:left w:val="none" w:sz="0" w:space="0" w:color="auto"/>
                <w:bottom w:val="none" w:sz="0" w:space="0" w:color="auto"/>
                <w:right w:val="none" w:sz="0" w:space="0" w:color="auto"/>
              </w:divBdr>
              <w:divsChild>
                <w:div w:id="391513409">
                  <w:marLeft w:val="100"/>
                  <w:marRight w:val="201"/>
                  <w:marTop w:val="240"/>
                  <w:marBottom w:val="240"/>
                  <w:divBdr>
                    <w:top w:val="none" w:sz="0" w:space="0" w:color="auto"/>
                    <w:left w:val="none" w:sz="0" w:space="0" w:color="auto"/>
                    <w:bottom w:val="none" w:sz="0" w:space="0" w:color="auto"/>
                    <w:right w:val="none" w:sz="0" w:space="0" w:color="auto"/>
                  </w:divBdr>
                  <w:divsChild>
                    <w:div w:id="56645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37669">
      <w:bodyDiv w:val="1"/>
      <w:marLeft w:val="0"/>
      <w:marRight w:val="0"/>
      <w:marTop w:val="0"/>
      <w:marBottom w:val="0"/>
      <w:divBdr>
        <w:top w:val="none" w:sz="0" w:space="0" w:color="auto"/>
        <w:left w:val="none" w:sz="0" w:space="0" w:color="auto"/>
        <w:bottom w:val="none" w:sz="0" w:space="0" w:color="auto"/>
        <w:right w:val="none" w:sz="0" w:space="0" w:color="auto"/>
      </w:divBdr>
    </w:div>
    <w:div w:id="715858721">
      <w:bodyDiv w:val="1"/>
      <w:marLeft w:val="0"/>
      <w:marRight w:val="0"/>
      <w:marTop w:val="0"/>
      <w:marBottom w:val="0"/>
      <w:divBdr>
        <w:top w:val="none" w:sz="0" w:space="0" w:color="auto"/>
        <w:left w:val="none" w:sz="0" w:space="0" w:color="auto"/>
        <w:bottom w:val="none" w:sz="0" w:space="0" w:color="auto"/>
        <w:right w:val="none" w:sz="0" w:space="0" w:color="auto"/>
      </w:divBdr>
      <w:divsChild>
        <w:div w:id="99492187">
          <w:marLeft w:val="0"/>
          <w:marRight w:val="0"/>
          <w:marTop w:val="0"/>
          <w:marBottom w:val="0"/>
          <w:divBdr>
            <w:top w:val="none" w:sz="0" w:space="0" w:color="auto"/>
            <w:left w:val="none" w:sz="0" w:space="0" w:color="auto"/>
            <w:bottom w:val="none" w:sz="0" w:space="0" w:color="auto"/>
            <w:right w:val="none" w:sz="0" w:space="0" w:color="auto"/>
          </w:divBdr>
          <w:divsChild>
            <w:div w:id="1079131237">
              <w:marLeft w:val="0"/>
              <w:marRight w:val="0"/>
              <w:marTop w:val="0"/>
              <w:marBottom w:val="0"/>
              <w:divBdr>
                <w:top w:val="none" w:sz="0" w:space="0" w:color="auto"/>
                <w:left w:val="none" w:sz="0" w:space="0" w:color="auto"/>
                <w:bottom w:val="none" w:sz="0" w:space="0" w:color="auto"/>
                <w:right w:val="none" w:sz="0" w:space="0" w:color="auto"/>
              </w:divBdr>
              <w:divsChild>
                <w:div w:id="198058125">
                  <w:marLeft w:val="0"/>
                  <w:marRight w:val="0"/>
                  <w:marTop w:val="0"/>
                  <w:marBottom w:val="0"/>
                  <w:divBdr>
                    <w:top w:val="none" w:sz="0" w:space="0" w:color="auto"/>
                    <w:left w:val="none" w:sz="0" w:space="0" w:color="auto"/>
                    <w:bottom w:val="none" w:sz="0" w:space="0" w:color="auto"/>
                    <w:right w:val="none" w:sz="0" w:space="0" w:color="auto"/>
                  </w:divBdr>
                  <w:divsChild>
                    <w:div w:id="7525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4724">
      <w:bodyDiv w:val="1"/>
      <w:marLeft w:val="0"/>
      <w:marRight w:val="0"/>
      <w:marTop w:val="0"/>
      <w:marBottom w:val="0"/>
      <w:divBdr>
        <w:top w:val="none" w:sz="0" w:space="0" w:color="auto"/>
        <w:left w:val="none" w:sz="0" w:space="0" w:color="auto"/>
        <w:bottom w:val="none" w:sz="0" w:space="0" w:color="auto"/>
        <w:right w:val="none" w:sz="0" w:space="0" w:color="auto"/>
      </w:divBdr>
      <w:divsChild>
        <w:div w:id="964235426">
          <w:marLeft w:val="0"/>
          <w:marRight w:val="0"/>
          <w:marTop w:val="0"/>
          <w:marBottom w:val="0"/>
          <w:divBdr>
            <w:top w:val="none" w:sz="0" w:space="0" w:color="auto"/>
            <w:left w:val="none" w:sz="0" w:space="0" w:color="auto"/>
            <w:bottom w:val="none" w:sz="0" w:space="0" w:color="auto"/>
            <w:right w:val="none" w:sz="0" w:space="0" w:color="auto"/>
          </w:divBdr>
          <w:divsChild>
            <w:div w:id="262690313">
              <w:marLeft w:val="0"/>
              <w:marRight w:val="0"/>
              <w:marTop w:val="0"/>
              <w:marBottom w:val="0"/>
              <w:divBdr>
                <w:top w:val="none" w:sz="0" w:space="0" w:color="auto"/>
                <w:left w:val="none" w:sz="0" w:space="0" w:color="auto"/>
                <w:bottom w:val="none" w:sz="0" w:space="0" w:color="auto"/>
                <w:right w:val="none" w:sz="0" w:space="0" w:color="auto"/>
              </w:divBdr>
              <w:divsChild>
                <w:div w:id="5799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054354">
      <w:bodyDiv w:val="1"/>
      <w:marLeft w:val="0"/>
      <w:marRight w:val="0"/>
      <w:marTop w:val="0"/>
      <w:marBottom w:val="0"/>
      <w:divBdr>
        <w:top w:val="none" w:sz="0" w:space="0" w:color="auto"/>
        <w:left w:val="none" w:sz="0" w:space="0" w:color="auto"/>
        <w:bottom w:val="none" w:sz="0" w:space="0" w:color="auto"/>
        <w:right w:val="none" w:sz="0" w:space="0" w:color="auto"/>
      </w:divBdr>
    </w:div>
    <w:div w:id="869953101">
      <w:bodyDiv w:val="1"/>
      <w:marLeft w:val="0"/>
      <w:marRight w:val="0"/>
      <w:marTop w:val="0"/>
      <w:marBottom w:val="0"/>
      <w:divBdr>
        <w:top w:val="none" w:sz="0" w:space="0" w:color="auto"/>
        <w:left w:val="none" w:sz="0" w:space="0" w:color="auto"/>
        <w:bottom w:val="none" w:sz="0" w:space="0" w:color="auto"/>
        <w:right w:val="none" w:sz="0" w:space="0" w:color="auto"/>
      </w:divBdr>
      <w:divsChild>
        <w:div w:id="1911885970">
          <w:marLeft w:val="0"/>
          <w:marRight w:val="0"/>
          <w:marTop w:val="0"/>
          <w:marBottom w:val="0"/>
          <w:divBdr>
            <w:top w:val="none" w:sz="0" w:space="0" w:color="auto"/>
            <w:left w:val="none" w:sz="0" w:space="0" w:color="auto"/>
            <w:bottom w:val="none" w:sz="0" w:space="0" w:color="auto"/>
            <w:right w:val="none" w:sz="0" w:space="0" w:color="auto"/>
          </w:divBdr>
          <w:divsChild>
            <w:div w:id="1014650258">
              <w:marLeft w:val="0"/>
              <w:marRight w:val="0"/>
              <w:marTop w:val="0"/>
              <w:marBottom w:val="0"/>
              <w:divBdr>
                <w:top w:val="none" w:sz="0" w:space="0" w:color="auto"/>
                <w:left w:val="none" w:sz="0" w:space="0" w:color="auto"/>
                <w:bottom w:val="none" w:sz="0" w:space="0" w:color="auto"/>
                <w:right w:val="none" w:sz="0" w:space="0" w:color="auto"/>
              </w:divBdr>
              <w:divsChild>
                <w:div w:id="186725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885471">
      <w:bodyDiv w:val="1"/>
      <w:marLeft w:val="0"/>
      <w:marRight w:val="0"/>
      <w:marTop w:val="0"/>
      <w:marBottom w:val="0"/>
      <w:divBdr>
        <w:top w:val="none" w:sz="0" w:space="0" w:color="auto"/>
        <w:left w:val="none" w:sz="0" w:space="0" w:color="auto"/>
        <w:bottom w:val="none" w:sz="0" w:space="0" w:color="auto"/>
        <w:right w:val="none" w:sz="0" w:space="0" w:color="auto"/>
      </w:divBdr>
    </w:div>
    <w:div w:id="1171218597">
      <w:bodyDiv w:val="1"/>
      <w:marLeft w:val="0"/>
      <w:marRight w:val="0"/>
      <w:marTop w:val="0"/>
      <w:marBottom w:val="0"/>
      <w:divBdr>
        <w:top w:val="none" w:sz="0" w:space="0" w:color="auto"/>
        <w:left w:val="none" w:sz="0" w:space="0" w:color="auto"/>
        <w:bottom w:val="none" w:sz="0" w:space="0" w:color="auto"/>
        <w:right w:val="none" w:sz="0" w:space="0" w:color="auto"/>
      </w:divBdr>
    </w:div>
    <w:div w:id="1188568765">
      <w:bodyDiv w:val="1"/>
      <w:marLeft w:val="0"/>
      <w:marRight w:val="0"/>
      <w:marTop w:val="0"/>
      <w:marBottom w:val="0"/>
      <w:divBdr>
        <w:top w:val="none" w:sz="0" w:space="0" w:color="auto"/>
        <w:left w:val="none" w:sz="0" w:space="0" w:color="auto"/>
        <w:bottom w:val="none" w:sz="0" w:space="0" w:color="auto"/>
        <w:right w:val="none" w:sz="0" w:space="0" w:color="auto"/>
      </w:divBdr>
      <w:divsChild>
        <w:div w:id="1739785568">
          <w:marLeft w:val="0"/>
          <w:marRight w:val="0"/>
          <w:marTop w:val="0"/>
          <w:marBottom w:val="0"/>
          <w:divBdr>
            <w:top w:val="none" w:sz="0" w:space="0" w:color="auto"/>
            <w:left w:val="none" w:sz="0" w:space="0" w:color="auto"/>
            <w:bottom w:val="none" w:sz="0" w:space="0" w:color="auto"/>
            <w:right w:val="none" w:sz="0" w:space="0" w:color="auto"/>
          </w:divBdr>
          <w:divsChild>
            <w:div w:id="506141303">
              <w:marLeft w:val="0"/>
              <w:marRight w:val="0"/>
              <w:marTop w:val="0"/>
              <w:marBottom w:val="0"/>
              <w:divBdr>
                <w:top w:val="none" w:sz="0" w:space="0" w:color="auto"/>
                <w:left w:val="none" w:sz="0" w:space="0" w:color="auto"/>
                <w:bottom w:val="none" w:sz="0" w:space="0" w:color="auto"/>
                <w:right w:val="none" w:sz="0" w:space="0" w:color="auto"/>
              </w:divBdr>
              <w:divsChild>
                <w:div w:id="13499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891166">
      <w:bodyDiv w:val="1"/>
      <w:marLeft w:val="0"/>
      <w:marRight w:val="0"/>
      <w:marTop w:val="0"/>
      <w:marBottom w:val="0"/>
      <w:divBdr>
        <w:top w:val="none" w:sz="0" w:space="0" w:color="auto"/>
        <w:left w:val="none" w:sz="0" w:space="0" w:color="auto"/>
        <w:bottom w:val="none" w:sz="0" w:space="0" w:color="auto"/>
        <w:right w:val="none" w:sz="0" w:space="0" w:color="auto"/>
      </w:divBdr>
      <w:divsChild>
        <w:div w:id="2008249077">
          <w:marLeft w:val="0"/>
          <w:marRight w:val="0"/>
          <w:marTop w:val="0"/>
          <w:marBottom w:val="0"/>
          <w:divBdr>
            <w:top w:val="none" w:sz="0" w:space="0" w:color="auto"/>
            <w:left w:val="none" w:sz="0" w:space="0" w:color="auto"/>
            <w:bottom w:val="none" w:sz="0" w:space="0" w:color="auto"/>
            <w:right w:val="none" w:sz="0" w:space="0" w:color="auto"/>
          </w:divBdr>
          <w:divsChild>
            <w:div w:id="2127045951">
              <w:marLeft w:val="0"/>
              <w:marRight w:val="0"/>
              <w:marTop w:val="0"/>
              <w:marBottom w:val="0"/>
              <w:divBdr>
                <w:top w:val="none" w:sz="0" w:space="0" w:color="auto"/>
                <w:left w:val="none" w:sz="0" w:space="0" w:color="auto"/>
                <w:bottom w:val="none" w:sz="0" w:space="0" w:color="auto"/>
                <w:right w:val="none" w:sz="0" w:space="0" w:color="auto"/>
              </w:divBdr>
              <w:divsChild>
                <w:div w:id="104945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23742">
      <w:bodyDiv w:val="1"/>
      <w:marLeft w:val="0"/>
      <w:marRight w:val="0"/>
      <w:marTop w:val="0"/>
      <w:marBottom w:val="0"/>
      <w:divBdr>
        <w:top w:val="none" w:sz="0" w:space="0" w:color="auto"/>
        <w:left w:val="none" w:sz="0" w:space="0" w:color="auto"/>
        <w:bottom w:val="none" w:sz="0" w:space="0" w:color="auto"/>
        <w:right w:val="none" w:sz="0" w:space="0" w:color="auto"/>
      </w:divBdr>
    </w:div>
    <w:div w:id="1488090774">
      <w:bodyDiv w:val="1"/>
      <w:marLeft w:val="0"/>
      <w:marRight w:val="0"/>
      <w:marTop w:val="0"/>
      <w:marBottom w:val="0"/>
      <w:divBdr>
        <w:top w:val="none" w:sz="0" w:space="0" w:color="auto"/>
        <w:left w:val="none" w:sz="0" w:space="0" w:color="auto"/>
        <w:bottom w:val="none" w:sz="0" w:space="0" w:color="auto"/>
        <w:right w:val="none" w:sz="0" w:space="0" w:color="auto"/>
      </w:divBdr>
      <w:divsChild>
        <w:div w:id="1337921830">
          <w:marLeft w:val="0"/>
          <w:marRight w:val="0"/>
          <w:marTop w:val="0"/>
          <w:marBottom w:val="0"/>
          <w:divBdr>
            <w:top w:val="none" w:sz="0" w:space="0" w:color="auto"/>
            <w:left w:val="none" w:sz="0" w:space="0" w:color="auto"/>
            <w:bottom w:val="none" w:sz="0" w:space="0" w:color="auto"/>
            <w:right w:val="none" w:sz="0" w:space="0" w:color="auto"/>
          </w:divBdr>
          <w:divsChild>
            <w:div w:id="1147284832">
              <w:marLeft w:val="0"/>
              <w:marRight w:val="0"/>
              <w:marTop w:val="0"/>
              <w:marBottom w:val="0"/>
              <w:divBdr>
                <w:top w:val="none" w:sz="0" w:space="0" w:color="auto"/>
                <w:left w:val="none" w:sz="0" w:space="0" w:color="auto"/>
                <w:bottom w:val="none" w:sz="0" w:space="0" w:color="auto"/>
                <w:right w:val="none" w:sz="0" w:space="0" w:color="auto"/>
              </w:divBdr>
              <w:divsChild>
                <w:div w:id="19002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22473">
      <w:bodyDiv w:val="1"/>
      <w:marLeft w:val="0"/>
      <w:marRight w:val="0"/>
      <w:marTop w:val="0"/>
      <w:marBottom w:val="0"/>
      <w:divBdr>
        <w:top w:val="none" w:sz="0" w:space="0" w:color="auto"/>
        <w:left w:val="none" w:sz="0" w:space="0" w:color="auto"/>
        <w:bottom w:val="none" w:sz="0" w:space="0" w:color="auto"/>
        <w:right w:val="none" w:sz="0" w:space="0" w:color="auto"/>
      </w:divBdr>
    </w:div>
    <w:div w:id="1699970917">
      <w:bodyDiv w:val="1"/>
      <w:marLeft w:val="0"/>
      <w:marRight w:val="0"/>
      <w:marTop w:val="0"/>
      <w:marBottom w:val="0"/>
      <w:divBdr>
        <w:top w:val="none" w:sz="0" w:space="0" w:color="auto"/>
        <w:left w:val="none" w:sz="0" w:space="0" w:color="auto"/>
        <w:bottom w:val="none" w:sz="0" w:space="0" w:color="auto"/>
        <w:right w:val="none" w:sz="0" w:space="0" w:color="auto"/>
      </w:divBdr>
    </w:div>
    <w:div w:id="1816413926">
      <w:bodyDiv w:val="1"/>
      <w:marLeft w:val="0"/>
      <w:marRight w:val="0"/>
      <w:marTop w:val="0"/>
      <w:marBottom w:val="0"/>
      <w:divBdr>
        <w:top w:val="none" w:sz="0" w:space="0" w:color="auto"/>
        <w:left w:val="none" w:sz="0" w:space="0" w:color="auto"/>
        <w:bottom w:val="none" w:sz="0" w:space="0" w:color="auto"/>
        <w:right w:val="none" w:sz="0" w:space="0" w:color="auto"/>
      </w:divBdr>
    </w:div>
    <w:div w:id="1836140549">
      <w:bodyDiv w:val="1"/>
      <w:marLeft w:val="0"/>
      <w:marRight w:val="0"/>
      <w:marTop w:val="0"/>
      <w:marBottom w:val="0"/>
      <w:divBdr>
        <w:top w:val="none" w:sz="0" w:space="0" w:color="auto"/>
        <w:left w:val="none" w:sz="0" w:space="0" w:color="auto"/>
        <w:bottom w:val="none" w:sz="0" w:space="0" w:color="auto"/>
        <w:right w:val="none" w:sz="0" w:space="0" w:color="auto"/>
      </w:divBdr>
    </w:div>
    <w:div w:id="1888837652">
      <w:bodyDiv w:val="1"/>
      <w:marLeft w:val="0"/>
      <w:marRight w:val="0"/>
      <w:marTop w:val="0"/>
      <w:marBottom w:val="0"/>
      <w:divBdr>
        <w:top w:val="none" w:sz="0" w:space="0" w:color="auto"/>
        <w:left w:val="none" w:sz="0" w:space="0" w:color="auto"/>
        <w:bottom w:val="none" w:sz="0" w:space="0" w:color="auto"/>
        <w:right w:val="none" w:sz="0" w:space="0" w:color="auto"/>
      </w:divBdr>
      <w:divsChild>
        <w:div w:id="1719670415">
          <w:marLeft w:val="0"/>
          <w:marRight w:val="0"/>
          <w:marTop w:val="0"/>
          <w:marBottom w:val="0"/>
          <w:divBdr>
            <w:top w:val="none" w:sz="0" w:space="0" w:color="auto"/>
            <w:left w:val="none" w:sz="0" w:space="0" w:color="auto"/>
            <w:bottom w:val="none" w:sz="0" w:space="0" w:color="auto"/>
            <w:right w:val="none" w:sz="0" w:space="0" w:color="auto"/>
          </w:divBdr>
          <w:divsChild>
            <w:div w:id="300768906">
              <w:marLeft w:val="0"/>
              <w:marRight w:val="0"/>
              <w:marTop w:val="0"/>
              <w:marBottom w:val="0"/>
              <w:divBdr>
                <w:top w:val="none" w:sz="0" w:space="0" w:color="auto"/>
                <w:left w:val="none" w:sz="0" w:space="0" w:color="auto"/>
                <w:bottom w:val="none" w:sz="0" w:space="0" w:color="auto"/>
                <w:right w:val="none" w:sz="0" w:space="0" w:color="auto"/>
              </w:divBdr>
              <w:divsChild>
                <w:div w:id="6334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57346">
      <w:bodyDiv w:val="1"/>
      <w:marLeft w:val="0"/>
      <w:marRight w:val="0"/>
      <w:marTop w:val="0"/>
      <w:marBottom w:val="0"/>
      <w:divBdr>
        <w:top w:val="none" w:sz="0" w:space="0" w:color="auto"/>
        <w:left w:val="none" w:sz="0" w:space="0" w:color="auto"/>
        <w:bottom w:val="none" w:sz="0" w:space="0" w:color="auto"/>
        <w:right w:val="none" w:sz="0" w:space="0" w:color="auto"/>
      </w:divBdr>
      <w:divsChild>
        <w:div w:id="402610625">
          <w:marLeft w:val="0"/>
          <w:marRight w:val="0"/>
          <w:marTop w:val="0"/>
          <w:marBottom w:val="0"/>
          <w:divBdr>
            <w:top w:val="none" w:sz="0" w:space="0" w:color="auto"/>
            <w:left w:val="none" w:sz="0" w:space="0" w:color="auto"/>
            <w:bottom w:val="none" w:sz="0" w:space="0" w:color="auto"/>
            <w:right w:val="none" w:sz="0" w:space="0" w:color="auto"/>
          </w:divBdr>
          <w:divsChild>
            <w:div w:id="1361272816">
              <w:marLeft w:val="0"/>
              <w:marRight w:val="0"/>
              <w:marTop w:val="0"/>
              <w:marBottom w:val="0"/>
              <w:divBdr>
                <w:top w:val="none" w:sz="0" w:space="0" w:color="auto"/>
                <w:left w:val="none" w:sz="0" w:space="0" w:color="auto"/>
                <w:bottom w:val="none" w:sz="0" w:space="0" w:color="auto"/>
                <w:right w:val="none" w:sz="0" w:space="0" w:color="auto"/>
              </w:divBdr>
              <w:divsChild>
                <w:div w:id="17197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69099">
      <w:bodyDiv w:val="1"/>
      <w:marLeft w:val="0"/>
      <w:marRight w:val="0"/>
      <w:marTop w:val="0"/>
      <w:marBottom w:val="0"/>
      <w:divBdr>
        <w:top w:val="none" w:sz="0" w:space="0" w:color="auto"/>
        <w:left w:val="none" w:sz="0" w:space="0" w:color="auto"/>
        <w:bottom w:val="none" w:sz="0" w:space="0" w:color="auto"/>
        <w:right w:val="none" w:sz="0" w:space="0" w:color="auto"/>
      </w:divBdr>
      <w:divsChild>
        <w:div w:id="614678782">
          <w:marLeft w:val="0"/>
          <w:marRight w:val="0"/>
          <w:marTop w:val="0"/>
          <w:marBottom w:val="0"/>
          <w:divBdr>
            <w:top w:val="none" w:sz="0" w:space="0" w:color="auto"/>
            <w:left w:val="none" w:sz="0" w:space="0" w:color="auto"/>
            <w:bottom w:val="none" w:sz="0" w:space="0" w:color="auto"/>
            <w:right w:val="none" w:sz="0" w:space="0" w:color="auto"/>
          </w:divBdr>
          <w:divsChild>
            <w:div w:id="860630357">
              <w:marLeft w:val="0"/>
              <w:marRight w:val="0"/>
              <w:marTop w:val="0"/>
              <w:marBottom w:val="0"/>
              <w:divBdr>
                <w:top w:val="none" w:sz="0" w:space="0" w:color="auto"/>
                <w:left w:val="none" w:sz="0" w:space="0" w:color="auto"/>
                <w:bottom w:val="none" w:sz="0" w:space="0" w:color="auto"/>
                <w:right w:val="none" w:sz="0" w:space="0" w:color="auto"/>
              </w:divBdr>
              <w:divsChild>
                <w:div w:id="26623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910">
      <w:bodyDiv w:val="1"/>
      <w:marLeft w:val="0"/>
      <w:marRight w:val="0"/>
      <w:marTop w:val="0"/>
      <w:marBottom w:val="0"/>
      <w:divBdr>
        <w:top w:val="none" w:sz="0" w:space="0" w:color="auto"/>
        <w:left w:val="none" w:sz="0" w:space="0" w:color="auto"/>
        <w:bottom w:val="none" w:sz="0" w:space="0" w:color="auto"/>
        <w:right w:val="none" w:sz="0" w:space="0" w:color="auto"/>
      </w:divBdr>
    </w:div>
    <w:div w:id="2085104324">
      <w:bodyDiv w:val="1"/>
      <w:marLeft w:val="0"/>
      <w:marRight w:val="0"/>
      <w:marTop w:val="0"/>
      <w:marBottom w:val="0"/>
      <w:divBdr>
        <w:top w:val="none" w:sz="0" w:space="0" w:color="auto"/>
        <w:left w:val="none" w:sz="0" w:space="0" w:color="auto"/>
        <w:bottom w:val="none" w:sz="0" w:space="0" w:color="auto"/>
        <w:right w:val="none" w:sz="0" w:space="0" w:color="auto"/>
      </w:divBdr>
      <w:divsChild>
        <w:div w:id="1301492673">
          <w:marLeft w:val="0"/>
          <w:marRight w:val="0"/>
          <w:marTop w:val="0"/>
          <w:marBottom w:val="0"/>
          <w:divBdr>
            <w:top w:val="none" w:sz="0" w:space="0" w:color="auto"/>
            <w:left w:val="none" w:sz="0" w:space="0" w:color="auto"/>
            <w:bottom w:val="none" w:sz="0" w:space="0" w:color="auto"/>
            <w:right w:val="none" w:sz="0" w:space="0" w:color="auto"/>
          </w:divBdr>
          <w:divsChild>
            <w:div w:id="776872417">
              <w:marLeft w:val="0"/>
              <w:marRight w:val="0"/>
              <w:marTop w:val="0"/>
              <w:marBottom w:val="0"/>
              <w:divBdr>
                <w:top w:val="none" w:sz="0" w:space="0" w:color="auto"/>
                <w:left w:val="none" w:sz="0" w:space="0" w:color="auto"/>
                <w:bottom w:val="none" w:sz="0" w:space="0" w:color="auto"/>
                <w:right w:val="none" w:sz="0" w:space="0" w:color="auto"/>
              </w:divBdr>
              <w:divsChild>
                <w:div w:id="393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322431">
      <w:bodyDiv w:val="1"/>
      <w:marLeft w:val="0"/>
      <w:marRight w:val="0"/>
      <w:marTop w:val="0"/>
      <w:marBottom w:val="0"/>
      <w:divBdr>
        <w:top w:val="none" w:sz="0" w:space="0" w:color="auto"/>
        <w:left w:val="none" w:sz="0" w:space="0" w:color="auto"/>
        <w:bottom w:val="none" w:sz="0" w:space="0" w:color="auto"/>
        <w:right w:val="none" w:sz="0" w:space="0" w:color="auto"/>
      </w:divBdr>
      <w:divsChild>
        <w:div w:id="1619337605">
          <w:marLeft w:val="0"/>
          <w:marRight w:val="0"/>
          <w:marTop w:val="0"/>
          <w:marBottom w:val="0"/>
          <w:divBdr>
            <w:top w:val="none" w:sz="0" w:space="0" w:color="auto"/>
            <w:left w:val="none" w:sz="0" w:space="0" w:color="auto"/>
            <w:bottom w:val="none" w:sz="0" w:space="0" w:color="auto"/>
            <w:right w:val="none" w:sz="0" w:space="0" w:color="auto"/>
          </w:divBdr>
          <w:divsChild>
            <w:div w:id="858617390">
              <w:marLeft w:val="0"/>
              <w:marRight w:val="0"/>
              <w:marTop w:val="0"/>
              <w:marBottom w:val="0"/>
              <w:divBdr>
                <w:top w:val="none" w:sz="0" w:space="0" w:color="auto"/>
                <w:left w:val="none" w:sz="0" w:space="0" w:color="auto"/>
                <w:bottom w:val="none" w:sz="0" w:space="0" w:color="auto"/>
                <w:right w:val="none" w:sz="0" w:space="0" w:color="auto"/>
              </w:divBdr>
              <w:divsChild>
                <w:div w:id="85985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topics/earth-and-planetary-sciences/reflected-wave" TargetMode="External"/><Relationship Id="rId7" Type="http://schemas.openxmlformats.org/officeDocument/2006/relationships/hyperlink" Target="https://www.sciencedirect.com/topics/earth-and-planetary-sciences/multisensor-fusion"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www.sciencedirect.com/topics/earth-and-planetary-sciences/temporal-resolution" TargetMode="External"/><Relationship Id="rId5" Type="http://schemas.openxmlformats.org/officeDocument/2006/relationships/hyperlink" Target="https://www.sciencedirect.com/topics/earth-and-planetary-sciences/phenology" TargetMode="External"/><Relationship Id="rId4" Type="http://schemas.openxmlformats.org/officeDocument/2006/relationships/hyperlink" Target="https://www.sciencedirect.com/topics/earth-and-planetary-sciences/biochemistry"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chneidereits/Dissertation" TargetMode="Externa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1110</TotalTime>
  <Pages>16</Pages>
  <Words>10144</Words>
  <Characters>57825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SCHNEIDEREIT Shawn</dc:creator>
  <cp:keywords/>
  <dc:description/>
  <cp:lastModifiedBy>SCHNEIDEREIT Shawn</cp:lastModifiedBy>
  <cp:revision>35</cp:revision>
  <dcterms:created xsi:type="dcterms:W3CDTF">2020-01-28T10:56:00Z</dcterms:created>
  <dcterms:modified xsi:type="dcterms:W3CDTF">2020-03-13T08:22:00Z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zotero-version="5.0.83-beta.12+a53f363b8"&gt;&lt;session id="scFdxgim"/&gt;&lt;style id="http://www.zotero.org/styles/emerald-harvard" hasBibliography="1" bibliographyStyleHasBeenSet="1"/&gt;&lt;prefs&gt;&lt;pref name="fieldType" value="Field"/&gt;&lt;/prefs&gt;&lt;/d</vt:lpwstr>
  </property>
  <property fmtid="{D5CDD505-2E9C-101B-9397-08002B2CF9AE}" pid="3" name="ZOTERO_PREF_2">
    <vt:lpwstr>ata&gt;</vt:lpwstr>
  </property>
</Properties>
</file>