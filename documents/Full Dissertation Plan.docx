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0FE02" w14:textId="5167340E" w:rsidR="00D02846" w:rsidRDefault="00CE5B13" w:rsidP="00FF19D7">
      <w:pPr>
        <w:spacing w:line="360" w:lineRule="auto"/>
        <w:jc w:val="center"/>
        <w:rPr>
          <w:rFonts w:ascii="Helvetica" w:hAnsi="Helvetica"/>
          <w:b/>
          <w:bCs/>
          <w:sz w:val="28"/>
          <w:szCs w:val="28"/>
          <w:lang w:val="en-US"/>
        </w:rPr>
      </w:pPr>
      <w:r>
        <w:rPr>
          <w:rFonts w:ascii="Helvetica" w:hAnsi="Helvetica"/>
          <w:b/>
          <w:bCs/>
          <w:sz w:val="28"/>
          <w:szCs w:val="28"/>
          <w:lang w:val="en-US"/>
        </w:rPr>
        <w:t xml:space="preserve"> </w:t>
      </w:r>
      <w:commentRangeStart w:id="0"/>
      <w:r w:rsidR="00D02846" w:rsidRPr="0020397E">
        <w:rPr>
          <w:rFonts w:ascii="Helvetica" w:hAnsi="Helvetica"/>
          <w:b/>
          <w:bCs/>
          <w:sz w:val="28"/>
          <w:szCs w:val="28"/>
          <w:lang w:val="en-US"/>
        </w:rPr>
        <w:t>Full</w:t>
      </w:r>
      <w:commentRangeEnd w:id="0"/>
      <w:r>
        <w:rPr>
          <w:rStyle w:val="CommentReference"/>
          <w:lang w:val="de-DE"/>
        </w:rPr>
        <w:commentReference w:id="0"/>
      </w:r>
      <w:r w:rsidR="00D02846" w:rsidRPr="0020397E">
        <w:rPr>
          <w:rFonts w:ascii="Helvetica" w:hAnsi="Helvetica"/>
          <w:b/>
          <w:bCs/>
          <w:sz w:val="28"/>
          <w:szCs w:val="28"/>
          <w:lang w:val="en-US"/>
        </w:rPr>
        <w:t xml:space="preserve"> Dissertation </w:t>
      </w:r>
      <w:commentRangeStart w:id="1"/>
      <w:r w:rsidR="00D02846" w:rsidRPr="0020397E">
        <w:rPr>
          <w:rFonts w:ascii="Helvetica" w:hAnsi="Helvetica"/>
          <w:b/>
          <w:bCs/>
          <w:sz w:val="28"/>
          <w:szCs w:val="28"/>
          <w:lang w:val="en-US"/>
        </w:rPr>
        <w:t>Plan</w:t>
      </w:r>
      <w:commentRangeEnd w:id="1"/>
      <w:r w:rsidR="00054C8D">
        <w:rPr>
          <w:rStyle w:val="CommentReference"/>
          <w:lang w:val="de-DE"/>
        </w:rPr>
        <w:commentReference w:id="1"/>
      </w:r>
    </w:p>
    <w:p w14:paraId="5DEA1018" w14:textId="77777777" w:rsidR="00404DD1" w:rsidRPr="0020397E" w:rsidRDefault="00404DD1" w:rsidP="00FF19D7">
      <w:pPr>
        <w:spacing w:line="360" w:lineRule="auto"/>
        <w:jc w:val="center"/>
        <w:rPr>
          <w:rFonts w:ascii="Helvetica" w:hAnsi="Helvetica"/>
          <w:b/>
          <w:bCs/>
          <w:sz w:val="28"/>
          <w:szCs w:val="28"/>
          <w:lang w:val="en-US"/>
        </w:rPr>
      </w:pPr>
    </w:p>
    <w:p w14:paraId="604077BB" w14:textId="41BFE388" w:rsidR="00D02846" w:rsidRDefault="00D02846" w:rsidP="00FF19D7">
      <w:pPr>
        <w:spacing w:line="360" w:lineRule="auto"/>
        <w:jc w:val="both"/>
        <w:rPr>
          <w:rFonts w:ascii="Helvetica" w:hAnsi="Helvetica"/>
          <w:lang w:val="en-US"/>
        </w:rPr>
      </w:pPr>
    </w:p>
    <w:p w14:paraId="02221B3B" w14:textId="77784879" w:rsidR="00D02846" w:rsidRPr="00404DD1" w:rsidRDefault="001C64FF" w:rsidP="00FF19D7">
      <w:pPr>
        <w:spacing w:line="360" w:lineRule="auto"/>
        <w:jc w:val="center"/>
        <w:rPr>
          <w:rFonts w:ascii="Helvetica" w:hAnsi="Helvetica"/>
          <w:b/>
          <w:bCs/>
          <w:lang w:val="en-US"/>
        </w:rPr>
      </w:pPr>
      <w:r w:rsidRPr="00404DD1">
        <w:rPr>
          <w:rFonts w:ascii="Helvetica" w:hAnsi="Helvetica"/>
          <w:b/>
          <w:bCs/>
          <w:lang w:val="en-US"/>
        </w:rPr>
        <w:t xml:space="preserve">Can </w:t>
      </w:r>
      <w:proofErr w:type="gramStart"/>
      <w:r w:rsidR="0020397E" w:rsidRPr="00404DD1">
        <w:rPr>
          <w:rFonts w:ascii="Helvetica" w:hAnsi="Helvetica"/>
          <w:b/>
          <w:bCs/>
          <w:lang w:val="en-US"/>
        </w:rPr>
        <w:t>R</w:t>
      </w:r>
      <w:r w:rsidRPr="00404DD1">
        <w:rPr>
          <w:rFonts w:ascii="Helvetica" w:hAnsi="Helvetica"/>
          <w:b/>
          <w:bCs/>
          <w:lang w:val="en-US"/>
        </w:rPr>
        <w:t>emotely</w:t>
      </w:r>
      <w:r w:rsidR="0020397E" w:rsidRPr="00404DD1">
        <w:rPr>
          <w:rFonts w:ascii="Helvetica" w:hAnsi="Helvetica"/>
          <w:b/>
          <w:bCs/>
          <w:lang w:val="en-US"/>
        </w:rPr>
        <w:t>-S</w:t>
      </w:r>
      <w:r w:rsidRPr="00404DD1">
        <w:rPr>
          <w:rFonts w:ascii="Helvetica" w:hAnsi="Helvetica"/>
          <w:b/>
          <w:bCs/>
          <w:lang w:val="en-US"/>
        </w:rPr>
        <w:t>en</w:t>
      </w:r>
      <w:r w:rsidR="0020397E" w:rsidRPr="00404DD1">
        <w:rPr>
          <w:rFonts w:ascii="Helvetica" w:hAnsi="Helvetica"/>
          <w:b/>
          <w:bCs/>
          <w:lang w:val="en-US"/>
        </w:rPr>
        <w:t>s</w:t>
      </w:r>
      <w:r w:rsidRPr="00404DD1">
        <w:rPr>
          <w:rFonts w:ascii="Helvetica" w:hAnsi="Helvetica"/>
          <w:b/>
          <w:bCs/>
          <w:lang w:val="en-US"/>
        </w:rPr>
        <w:t>e</w:t>
      </w:r>
      <w:r w:rsidR="0020397E" w:rsidRPr="00404DD1">
        <w:rPr>
          <w:rFonts w:ascii="Helvetica" w:hAnsi="Helvetica"/>
          <w:b/>
          <w:bCs/>
          <w:lang w:val="en-US"/>
        </w:rPr>
        <w:t>d</w:t>
      </w:r>
      <w:proofErr w:type="gramEnd"/>
      <w:r w:rsidRPr="00404DD1">
        <w:rPr>
          <w:rFonts w:ascii="Helvetica" w:hAnsi="Helvetica"/>
          <w:b/>
          <w:bCs/>
          <w:lang w:val="en-US"/>
        </w:rPr>
        <w:t xml:space="preserve"> </w:t>
      </w:r>
      <w:r w:rsidR="0020397E" w:rsidRPr="00404DD1">
        <w:rPr>
          <w:rFonts w:ascii="Helvetica" w:hAnsi="Helvetica"/>
          <w:b/>
          <w:bCs/>
          <w:lang w:val="en-US"/>
        </w:rPr>
        <w:t>S</w:t>
      </w:r>
      <w:r w:rsidRPr="00404DD1">
        <w:rPr>
          <w:rFonts w:ascii="Helvetica" w:hAnsi="Helvetica"/>
          <w:b/>
          <w:bCs/>
          <w:lang w:val="en-US"/>
        </w:rPr>
        <w:t xml:space="preserve">pectral </w:t>
      </w:r>
      <w:r w:rsidR="0020397E" w:rsidRPr="00404DD1">
        <w:rPr>
          <w:rFonts w:ascii="Helvetica" w:hAnsi="Helvetica"/>
          <w:b/>
          <w:bCs/>
          <w:lang w:val="en-US"/>
        </w:rPr>
        <w:t>D</w:t>
      </w:r>
      <w:r w:rsidRPr="00404DD1">
        <w:rPr>
          <w:rFonts w:ascii="Helvetica" w:hAnsi="Helvetica"/>
          <w:b/>
          <w:bCs/>
          <w:lang w:val="en-US"/>
        </w:rPr>
        <w:t xml:space="preserve">ata </w:t>
      </w:r>
      <w:r w:rsidR="0020397E" w:rsidRPr="00404DD1">
        <w:rPr>
          <w:rFonts w:ascii="Helvetica" w:hAnsi="Helvetica"/>
          <w:b/>
          <w:bCs/>
          <w:lang w:val="en-US"/>
        </w:rPr>
        <w:t>C</w:t>
      </w:r>
      <w:r w:rsidRPr="00404DD1">
        <w:rPr>
          <w:rFonts w:ascii="Helvetica" w:hAnsi="Helvetica"/>
          <w:b/>
          <w:bCs/>
          <w:lang w:val="en-US"/>
        </w:rPr>
        <w:t xml:space="preserve">apture Arctic </w:t>
      </w:r>
      <w:r w:rsidR="0020397E" w:rsidRPr="00404DD1">
        <w:rPr>
          <w:rFonts w:ascii="Helvetica" w:hAnsi="Helvetica"/>
          <w:b/>
          <w:bCs/>
          <w:lang w:val="en-US"/>
        </w:rPr>
        <w:t>P</w:t>
      </w:r>
      <w:r w:rsidRPr="00404DD1">
        <w:rPr>
          <w:rFonts w:ascii="Helvetica" w:hAnsi="Helvetica"/>
          <w:b/>
          <w:bCs/>
          <w:lang w:val="en-US"/>
        </w:rPr>
        <w:t xml:space="preserve">lant </w:t>
      </w:r>
      <w:r w:rsidR="0020397E" w:rsidRPr="00404DD1">
        <w:rPr>
          <w:rFonts w:ascii="Helvetica" w:hAnsi="Helvetica"/>
          <w:b/>
          <w:bCs/>
          <w:lang w:val="en-US"/>
        </w:rPr>
        <w:t>B</w:t>
      </w:r>
      <w:r w:rsidRPr="00404DD1">
        <w:rPr>
          <w:rFonts w:ascii="Helvetica" w:hAnsi="Helvetica"/>
          <w:b/>
          <w:bCs/>
          <w:lang w:val="en-US"/>
        </w:rPr>
        <w:t>iodiversity</w:t>
      </w:r>
      <w:r w:rsidR="009A3284" w:rsidRPr="00404DD1">
        <w:rPr>
          <w:rFonts w:ascii="Helvetica" w:hAnsi="Helvetica"/>
          <w:b/>
          <w:bCs/>
          <w:lang w:val="en-US"/>
        </w:rPr>
        <w:t>?</w:t>
      </w:r>
    </w:p>
    <w:p w14:paraId="1F16DC7F" w14:textId="3E3BE0D1" w:rsidR="00D02846" w:rsidRPr="0020397E" w:rsidRDefault="00D02846"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Introduction </w:t>
      </w:r>
    </w:p>
    <w:p w14:paraId="333CC5C8" w14:textId="6ADFF0A1" w:rsidR="00D02846" w:rsidRDefault="00D02846" w:rsidP="00FF19D7">
      <w:pPr>
        <w:pStyle w:val="NormalWeb"/>
        <w:spacing w:line="360" w:lineRule="auto"/>
        <w:jc w:val="both"/>
        <w:rPr>
          <w:rFonts w:ascii="Helvetica" w:hAnsi="Helvetica"/>
          <w:lang w:val="en-GB"/>
        </w:rPr>
      </w:pPr>
      <w:r w:rsidRPr="00593F5D">
        <w:rPr>
          <w:rFonts w:ascii="Helvetica" w:hAnsi="Helvetica"/>
          <w:lang w:val="en-GB"/>
        </w:rPr>
        <w:t xml:space="preserve">Changes in plant communities are one of the most distinct responses to global climate change, yet we lack </w:t>
      </w:r>
      <w:r w:rsidR="00F7161F">
        <w:rPr>
          <w:rFonts w:ascii="Helvetica" w:hAnsi="Helvetica"/>
          <w:lang w:val="en-GB"/>
        </w:rPr>
        <w:t xml:space="preserve">quantification </w:t>
      </w:r>
      <w:r w:rsidRPr="00593F5D">
        <w:rPr>
          <w:rFonts w:ascii="Helvetica" w:hAnsi="Helvetica"/>
          <w:lang w:val="en-GB"/>
        </w:rPr>
        <w:t xml:space="preserve">of plant diversity and composition in the biome experiencing the highest rate of warming – the </w:t>
      </w:r>
      <w:r w:rsidR="00037780">
        <w:rPr>
          <w:rFonts w:ascii="Helvetica" w:hAnsi="Helvetica"/>
          <w:lang w:val="en-GB"/>
        </w:rPr>
        <w:t>Arctic</w:t>
      </w:r>
      <w:r w:rsidRPr="00593F5D">
        <w:rPr>
          <w:rFonts w:ascii="Helvetica" w:hAnsi="Helvetica"/>
          <w:lang w:val="en-GB"/>
        </w:rPr>
        <w:t>.</w:t>
      </w:r>
      <w:r w:rsidR="0020397E">
        <w:rPr>
          <w:rFonts w:ascii="Helvetica" w:hAnsi="Helvetica"/>
          <w:lang w:val="en-GB"/>
        </w:rPr>
        <w:t xml:space="preserve"> G</w:t>
      </w:r>
      <w:r w:rsidRPr="00593F5D">
        <w:rPr>
          <w:rFonts w:ascii="Helvetica" w:hAnsi="Helvetica"/>
          <w:lang w:val="en-GB"/>
        </w:rPr>
        <w:t xml:space="preserve">lobal ecological processes are driven by the diversity and composition of vegetation communities. Plants are critical to providing a multitude of functions, such as building the foundation of trophic food chains, supporting the existence of other organisms, as well providing essential ecosystem services </w:t>
      </w:r>
      <w:r w:rsidR="00037780">
        <w:rPr>
          <w:rFonts w:ascii="Helvetica" w:hAnsi="Helvetica"/>
          <w:lang w:val="en-GB"/>
        </w:rPr>
        <w:fldChar w:fldCharType="begin"/>
      </w:r>
      <w:r w:rsidR="00037780">
        <w:rPr>
          <w:rFonts w:ascii="Helvetica" w:hAnsi="Helvetica"/>
          <w:lang w:val="en-GB"/>
        </w:rPr>
        <w:instrText xml:space="preserve"> ADDIN ZOTERO_ITEM CSL_CITATION {"citationID":"81JPAUGc","properties":{"formattedCitation":"(Cavender\\uc0\\u8208{}Bares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037780">
        <w:rPr>
          <w:rFonts w:ascii="Helvetica" w:hAnsi="Helvetica"/>
          <w:lang w:val="en-GB"/>
        </w:rPr>
        <w:fldChar w:fldCharType="separate"/>
      </w:r>
      <w:r w:rsidR="00037780" w:rsidRPr="00037780">
        <w:rPr>
          <w:rFonts w:ascii="Helvetica" w:hAnsi="Helvetica"/>
          <w:lang w:val="en-GB"/>
        </w:rPr>
        <w:t>(Cavender‐Bares et al., 2017)</w:t>
      </w:r>
      <w:r w:rsidR="00037780">
        <w:rPr>
          <w:rFonts w:ascii="Helvetica" w:hAnsi="Helvetica"/>
          <w:lang w:val="en-GB"/>
        </w:rPr>
        <w:fldChar w:fldCharType="end"/>
      </w:r>
      <w:r w:rsidRPr="00593F5D">
        <w:rPr>
          <w:rFonts w:ascii="Helvetica" w:hAnsi="Helvetica"/>
          <w:lang w:val="en-GB"/>
        </w:rPr>
        <w:t xml:space="preserve">. The efficient assessment of plant </w:t>
      </w:r>
      <w:r w:rsidR="0052213B" w:rsidRPr="00593F5D">
        <w:rPr>
          <w:rFonts w:ascii="Helvetica" w:hAnsi="Helvetica"/>
          <w:lang w:val="en-GB"/>
        </w:rPr>
        <w:t>community’s</w:t>
      </w:r>
      <w:r w:rsidRPr="00593F5D">
        <w:rPr>
          <w:rFonts w:ascii="Helvetica" w:hAnsi="Helvetica"/>
          <w:lang w:val="en-GB"/>
        </w:rPr>
        <w:t xml:space="preserve"> composition and richness is of global importance, as currently one in five plant species is currently categorized as threatened by extinction (Royal Botanic Gardens, 2016). Traditional methods of measuring biodiversity</w:t>
      </w:r>
      <w:r w:rsidR="009458BA" w:rsidRPr="00593F5D">
        <w:rPr>
          <w:rFonts w:ascii="Helvetica" w:hAnsi="Helvetica"/>
          <w:lang w:val="en-GB"/>
        </w:rPr>
        <w:t xml:space="preserve"> involve field studies and visual surveys, which are</w:t>
      </w:r>
      <w:r w:rsidRPr="00593F5D">
        <w:rPr>
          <w:rFonts w:ascii="Helvetica" w:hAnsi="Helvetica"/>
          <w:lang w:val="en-GB"/>
        </w:rPr>
        <w:t xml:space="preserve"> both resource intensive and limited in their spatial and temporal resolution </w:t>
      </w:r>
      <w:r w:rsidR="004F59BA">
        <w:rPr>
          <w:rFonts w:ascii="Helvetica" w:hAnsi="Helvetica"/>
          <w:lang w:val="en-GB"/>
        </w:rPr>
        <w:fldChar w:fldCharType="begin"/>
      </w:r>
      <w:r w:rsidR="004F59BA">
        <w:rPr>
          <w:rFonts w:ascii="Helvetica" w:hAnsi="Helvetica"/>
          <w:lang w:val="en-GB"/>
        </w:rPr>
        <w:instrText xml:space="preserve"> ADDIN ZOTERO_ITEM CSL_CITATION {"citationID":"B9zbMRLl","properties":{"formattedCitation":"(Schweiger et al., 2017)","plainCitation":"(Schweiger et al., 2017)","noteIndex":0},"citationItems":[{"id":450,"uris":["http://zotero.org/users/local/8RirLiuI/items/ZP77WNXN"],"uri":["http://zotero.org/users/local/8RirLiuI/items/ZP77WNXN"],"itemData":{"id":450,"type":"article-journal","container-title":"Methods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E."}],"editor":[{"family":"Chisholm","given":"Ryan"}],"issued":{"date-parts":[["2017",1]]}}}],"schema":"https://github.com/citation-style-language/schema/raw/master/csl-citation.json"} </w:instrText>
      </w:r>
      <w:r w:rsidR="004F59BA">
        <w:rPr>
          <w:rFonts w:ascii="Helvetica" w:hAnsi="Helvetica"/>
          <w:lang w:val="en-GB"/>
        </w:rPr>
        <w:fldChar w:fldCharType="separate"/>
      </w:r>
      <w:r w:rsidR="004F59BA">
        <w:rPr>
          <w:rFonts w:ascii="Helvetica" w:hAnsi="Helvetica"/>
          <w:noProof/>
          <w:lang w:val="en-GB"/>
        </w:rPr>
        <w:t>(Schweiger et al., 2017)</w:t>
      </w:r>
      <w:r w:rsidR="004F59BA">
        <w:rPr>
          <w:rFonts w:ascii="Helvetica" w:hAnsi="Helvetica"/>
          <w:lang w:val="en-GB"/>
        </w:rPr>
        <w:fldChar w:fldCharType="end"/>
      </w:r>
      <w:r w:rsidRPr="00593F5D">
        <w:rPr>
          <w:rFonts w:ascii="Helvetica" w:hAnsi="Helvetica"/>
          <w:lang w:val="en-GB"/>
        </w:rPr>
        <w:t>. The synthesis of remotely sensed earth observation data with local climatic and topographical conditions, presents itself as a potential cost-effective and standardized technique to monitor real-time changes on an ecosystem, or even global scale</w:t>
      </w:r>
      <w:r w:rsidR="00F9481F" w:rsidRPr="00593F5D">
        <w:rPr>
          <w:rFonts w:ascii="Helvetica" w:hAnsi="Helvetica"/>
          <w:lang w:val="en-GB"/>
        </w:rPr>
        <w:t xml:space="preserve"> </w:t>
      </w:r>
      <w:r w:rsidR="00F9481F" w:rsidRPr="00593F5D">
        <w:rPr>
          <w:rFonts w:ascii="Helvetica" w:hAnsi="Helvetica"/>
          <w:lang w:val="en-GB"/>
        </w:rPr>
        <w:fldChar w:fldCharType="begin"/>
      </w:r>
      <w:r w:rsidR="00CF3CF2">
        <w:rPr>
          <w:rFonts w:ascii="Helvetica" w:hAnsi="Helvetica"/>
          <w:lang w:val="en-GB"/>
        </w:rPr>
        <w:instrText xml:space="preserve"> ADDIN ZOTERO_ITEM CSL_CITATION {"citationID":"bOVmlWFY","properties":{"formattedCitation":"(Rocchini et al., 2010a)","plainCitation":"(Rocchini et al., 2010a)","noteIndex":0},"citationItems":[{"id":512,"uris":["http://zotero.org/users/local/8RirLiuI/items/NVZG8KD4"],"uri":["http://zotero.org/users/local/8RirLiuI/items/NVZG8KD4"],"itemData":{"id":512,"type":"article-journal","abstract":"Environmental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F9481F" w:rsidRPr="00593F5D">
        <w:rPr>
          <w:rFonts w:ascii="Helvetica" w:hAnsi="Helvetica"/>
          <w:lang w:val="en-GB"/>
        </w:rPr>
        <w:fldChar w:fldCharType="separate"/>
      </w:r>
      <w:r w:rsidR="00CF3CF2">
        <w:rPr>
          <w:rFonts w:ascii="Helvetica" w:hAnsi="Helvetica"/>
          <w:noProof/>
          <w:lang w:val="en-GB"/>
        </w:rPr>
        <w:t>(Rocchini et al., 2010a)</w:t>
      </w:r>
      <w:r w:rsidR="00F9481F" w:rsidRPr="00593F5D">
        <w:rPr>
          <w:rFonts w:ascii="Helvetica" w:hAnsi="Helvetica"/>
          <w:lang w:val="en-GB"/>
        </w:rPr>
        <w:fldChar w:fldCharType="end"/>
      </w:r>
      <w:commentRangeStart w:id="2"/>
      <w:r w:rsidRPr="00593F5D">
        <w:rPr>
          <w:rFonts w:ascii="Helvetica" w:hAnsi="Helvetica"/>
          <w:lang w:val="en-GB"/>
        </w:rPr>
        <w:t>.</w:t>
      </w:r>
      <w:commentRangeEnd w:id="2"/>
      <w:r w:rsidR="00084215">
        <w:rPr>
          <w:rStyle w:val="CommentReference"/>
          <w:lang w:val="de-DE"/>
        </w:rPr>
        <w:commentReference w:id="2"/>
      </w:r>
      <w:r w:rsidRPr="00593F5D">
        <w:rPr>
          <w:rFonts w:ascii="Helvetica" w:hAnsi="Helvetica"/>
          <w:lang w:val="en-GB"/>
        </w:rPr>
        <w:t xml:space="preserve"> </w:t>
      </w:r>
      <w:r w:rsidR="000B3CF9" w:rsidRPr="00593F5D">
        <w:rPr>
          <w:rFonts w:ascii="Helvetica" w:hAnsi="Helvetica"/>
          <w:lang w:val="en-GB"/>
        </w:rPr>
        <w:t xml:space="preserve">Yet, </w:t>
      </w:r>
      <w:r w:rsidR="00F9481F" w:rsidRPr="00593F5D">
        <w:rPr>
          <w:rFonts w:ascii="Helvetica" w:hAnsi="Helvetica"/>
          <w:lang w:val="en-GB"/>
        </w:rPr>
        <w:t xml:space="preserve">the general feasibility of using remote sensing for even </w:t>
      </w:r>
      <w:r w:rsidR="009458BA" w:rsidRPr="00593F5D">
        <w:rPr>
          <w:rFonts w:ascii="Helvetica" w:hAnsi="Helvetica"/>
          <w:lang w:val="en-GB"/>
        </w:rPr>
        <w:t xml:space="preserve">local </w:t>
      </w:r>
      <w:r w:rsidR="00F9481F" w:rsidRPr="00593F5D">
        <w:rPr>
          <w:rFonts w:ascii="Helvetica" w:hAnsi="Helvetica"/>
          <w:lang w:val="en-GB"/>
        </w:rPr>
        <w:t>static biodiversity evaluations still remains unclear, precluding the development of the envisioned</w:t>
      </w:r>
      <w:r w:rsidR="0052213B" w:rsidRPr="00593F5D">
        <w:rPr>
          <w:rFonts w:ascii="Helvetica" w:hAnsi="Helvetica"/>
          <w:lang w:val="en-GB"/>
        </w:rPr>
        <w:t xml:space="preserve"> global monitoring networks of</w:t>
      </w:r>
      <w:r w:rsidR="00F9481F" w:rsidRPr="00593F5D">
        <w:rPr>
          <w:rFonts w:ascii="Helvetica" w:hAnsi="Helvetica"/>
          <w:lang w:val="en-GB"/>
        </w:rPr>
        <w:t xml:space="preserve"> spatial-temporal</w:t>
      </w:r>
      <w:r w:rsidR="0052213B" w:rsidRPr="00593F5D">
        <w:rPr>
          <w:rFonts w:ascii="Helvetica" w:hAnsi="Helvetica"/>
          <w:lang w:val="en-GB"/>
        </w:rPr>
        <w:t xml:space="preserve"> change</w:t>
      </w:r>
      <w:r w:rsidR="00F9481F" w:rsidRPr="00593F5D">
        <w:rPr>
          <w:rFonts w:ascii="Helvetica" w:hAnsi="Helvetica"/>
          <w:lang w:val="en-GB"/>
        </w:rPr>
        <w:t xml:space="preserve">. </w:t>
      </w:r>
    </w:p>
    <w:p w14:paraId="3F2FE580" w14:textId="6867E5F2" w:rsidR="00D257F5" w:rsidRPr="00011295" w:rsidRDefault="00C96600" w:rsidP="00FF19D7">
      <w:pPr>
        <w:pStyle w:val="NormalWeb"/>
        <w:spacing w:line="360" w:lineRule="auto"/>
        <w:jc w:val="both"/>
        <w:rPr>
          <w:rFonts w:ascii="Helvetica" w:hAnsi="Helvetica"/>
          <w:lang w:val="en-US"/>
        </w:rPr>
      </w:pPr>
      <w:r>
        <w:rPr>
          <w:rFonts w:ascii="Helvetica" w:hAnsi="Helvetica"/>
          <w:lang w:val="en-GB"/>
        </w:rPr>
        <w:t xml:space="preserve">The </w:t>
      </w:r>
      <w:r w:rsidR="0020397E">
        <w:rPr>
          <w:rFonts w:ascii="Helvetica" w:hAnsi="Helvetica"/>
          <w:lang w:val="en-GB"/>
        </w:rPr>
        <w:t>h</w:t>
      </w:r>
      <w:r w:rsidR="00B50455" w:rsidRPr="00593F5D">
        <w:rPr>
          <w:rFonts w:ascii="Helvetica" w:hAnsi="Helvetica"/>
          <w:lang w:val="en-GB"/>
        </w:rPr>
        <w:t>yperspectral signature</w:t>
      </w:r>
      <w:r>
        <w:rPr>
          <w:rFonts w:ascii="Helvetica" w:hAnsi="Helvetica"/>
          <w:lang w:val="en-GB"/>
        </w:rPr>
        <w:t xml:space="preserve"> of an individual or community is</w:t>
      </w:r>
      <w:r w:rsidR="00B50455" w:rsidRPr="00593F5D">
        <w:rPr>
          <w:rFonts w:ascii="Helvetica" w:hAnsi="Helvetica"/>
          <w:lang w:val="en-GB"/>
        </w:rPr>
        <w:t xml:space="preserve"> </w:t>
      </w:r>
      <w:r w:rsidR="001F780E">
        <w:rPr>
          <w:rFonts w:ascii="Helvetica" w:hAnsi="Helvetica"/>
          <w:lang w:val="en-GB"/>
        </w:rPr>
        <w:t>the unique</w:t>
      </w:r>
      <w:r w:rsidR="00B50455" w:rsidRPr="00593F5D">
        <w:rPr>
          <w:rFonts w:ascii="Helvetica" w:hAnsi="Helvetica"/>
          <w:lang w:val="en-GB"/>
        </w:rPr>
        <w:t xml:space="preserve"> expression of electromagnetic radiation interacting with physical </w:t>
      </w:r>
      <w:r w:rsidR="001F780E">
        <w:rPr>
          <w:rFonts w:ascii="Helvetica" w:hAnsi="Helvetica"/>
          <w:lang w:val="en-GB"/>
        </w:rPr>
        <w:t>p</w:t>
      </w:r>
      <w:r w:rsidR="0020397E">
        <w:rPr>
          <w:rFonts w:ascii="Helvetica" w:hAnsi="Helvetica"/>
          <w:lang w:val="en-GB"/>
        </w:rPr>
        <w:t>l</w:t>
      </w:r>
      <w:r w:rsidR="001F780E">
        <w:rPr>
          <w:rFonts w:ascii="Helvetica" w:hAnsi="Helvetica"/>
          <w:lang w:val="en-GB"/>
        </w:rPr>
        <w:t>ant</w:t>
      </w:r>
      <w:r w:rsidR="00B50455" w:rsidRPr="00593F5D">
        <w:rPr>
          <w:rFonts w:ascii="Helvetica" w:hAnsi="Helvetica"/>
          <w:lang w:val="en-GB"/>
        </w:rPr>
        <w:t xml:space="preserve"> structures </w:t>
      </w:r>
      <w:r w:rsidR="00B50455" w:rsidRPr="00593F5D">
        <w:rPr>
          <w:rFonts w:ascii="Helvetica" w:hAnsi="Helvetica"/>
          <w:lang w:val="en-GB"/>
        </w:rPr>
        <w:fldChar w:fldCharType="begin"/>
      </w:r>
      <w:r w:rsidR="00B50455" w:rsidRPr="00593F5D">
        <w:rPr>
          <w:rFonts w:ascii="Helvetica" w:hAnsi="Helvetica"/>
          <w:lang w:val="en-GB"/>
        </w:rPr>
        <w:instrText xml:space="preserve"> ADDIN ZOTERO_ITEM CSL_CITATION {"citationID":"nRgXggJD","properties":{"formattedCitation":"(Schweiger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B50455" w:rsidRPr="00593F5D">
        <w:rPr>
          <w:rFonts w:ascii="Helvetica" w:hAnsi="Helvetica"/>
          <w:lang w:val="en-GB"/>
        </w:rPr>
        <w:fldChar w:fldCharType="separate"/>
      </w:r>
      <w:r w:rsidR="00B50455" w:rsidRPr="00593F5D">
        <w:rPr>
          <w:rFonts w:ascii="Helvetica" w:hAnsi="Helvetica"/>
          <w:noProof/>
          <w:lang w:val="en-GB"/>
        </w:rPr>
        <w:t>(Schweiger et al., 2018)</w:t>
      </w:r>
      <w:r w:rsidR="00B50455" w:rsidRPr="00593F5D">
        <w:rPr>
          <w:rFonts w:ascii="Helvetica" w:hAnsi="Helvetica"/>
          <w:lang w:val="en-GB"/>
        </w:rPr>
        <w:fldChar w:fldCharType="end"/>
      </w:r>
      <w:r w:rsidR="00B50455" w:rsidRPr="00593F5D">
        <w:rPr>
          <w:rFonts w:ascii="Helvetica" w:hAnsi="Helvetica"/>
          <w:lang w:val="en-GB"/>
        </w:rPr>
        <w:t xml:space="preserve">. Hyperspectral signatures encompass the plant reflectance of light in the visible spectrum (400-700nm), </w:t>
      </w:r>
      <w:r w:rsidR="00683358" w:rsidRPr="00593F5D">
        <w:rPr>
          <w:rFonts w:ascii="Helvetica" w:hAnsi="Helvetica"/>
          <w:lang w:val="en-GB"/>
        </w:rPr>
        <w:t>as well</w:t>
      </w:r>
      <w:r w:rsidR="00B50455" w:rsidRPr="00593F5D">
        <w:rPr>
          <w:rFonts w:ascii="Helvetica" w:hAnsi="Helvetica"/>
          <w:lang w:val="en-GB"/>
        </w:rPr>
        <w:t xml:space="preserve"> as near-infrared (700-1000nm), and short-wave infrared </w:t>
      </w:r>
      <w:r w:rsidR="00FC4876" w:rsidRPr="00593F5D">
        <w:rPr>
          <w:rFonts w:ascii="Helvetica" w:hAnsi="Helvetica"/>
          <w:lang w:val="en-GB"/>
        </w:rPr>
        <w:t>(</w:t>
      </w:r>
      <w:r w:rsidR="00B50455" w:rsidRPr="00593F5D">
        <w:rPr>
          <w:rFonts w:ascii="Helvetica" w:hAnsi="Helvetica"/>
          <w:lang w:val="en-GB"/>
        </w:rPr>
        <w:t>1000-2500nm)</w:t>
      </w:r>
      <w:r w:rsidR="00FC4876" w:rsidRPr="00593F5D">
        <w:rPr>
          <w:rFonts w:ascii="Helvetica" w:hAnsi="Helvetica"/>
          <w:lang w:val="en-GB"/>
        </w:rPr>
        <w:t xml:space="preserve"> </w:t>
      </w:r>
      <w:r w:rsidR="00B50455" w:rsidRPr="00593F5D">
        <w:rPr>
          <w:rFonts w:ascii="Helvetica" w:hAnsi="Helvetica"/>
          <w:lang w:val="en-GB"/>
        </w:rPr>
        <w:t xml:space="preserve">(ibid). </w:t>
      </w:r>
      <w:r w:rsidR="00D02846" w:rsidRPr="00593F5D">
        <w:rPr>
          <w:rFonts w:ascii="Helvetica" w:hAnsi="Helvetica"/>
          <w:lang w:val="en-GB"/>
        </w:rPr>
        <w:t xml:space="preserve">Different vegetation types have </w:t>
      </w:r>
      <w:r w:rsidR="000D7599">
        <w:rPr>
          <w:rFonts w:ascii="Helvetica" w:hAnsi="Helvetica"/>
          <w:lang w:val="en-GB"/>
        </w:rPr>
        <w:t>dissimilar</w:t>
      </w:r>
      <w:r w:rsidR="00D02846" w:rsidRPr="00593F5D">
        <w:rPr>
          <w:rFonts w:ascii="Helvetica" w:hAnsi="Helvetica"/>
          <w:lang w:val="en-GB"/>
        </w:rPr>
        <w:t xml:space="preserve"> chemical, anatomical, and morphological traits</w:t>
      </w:r>
      <w:r w:rsidR="00AA62CB">
        <w:rPr>
          <w:rFonts w:ascii="Helvetica" w:hAnsi="Helvetica"/>
          <w:lang w:val="en-GB"/>
        </w:rPr>
        <w:t>.</w:t>
      </w:r>
      <w:r w:rsidR="00683358" w:rsidRPr="00593F5D">
        <w:rPr>
          <w:rFonts w:ascii="Helvetica" w:hAnsi="Helvetica"/>
          <w:lang w:val="en-GB"/>
        </w:rPr>
        <w:t xml:space="preserve"> </w:t>
      </w:r>
      <w:r w:rsidR="00AA62CB">
        <w:rPr>
          <w:rFonts w:ascii="Helvetica" w:hAnsi="Helvetica"/>
          <w:lang w:val="en-GB"/>
        </w:rPr>
        <w:t>These</w:t>
      </w:r>
      <w:r w:rsidR="00683358" w:rsidRPr="00593F5D">
        <w:rPr>
          <w:rFonts w:ascii="Helvetica" w:hAnsi="Helvetica"/>
          <w:lang w:val="en-GB"/>
        </w:rPr>
        <w:t xml:space="preserve"> alter</w:t>
      </w:r>
      <w:r w:rsidR="00AA62CB">
        <w:rPr>
          <w:rFonts w:ascii="Helvetica" w:hAnsi="Helvetica"/>
          <w:lang w:val="en-GB"/>
        </w:rPr>
        <w:t xml:space="preserve"> </w:t>
      </w:r>
      <w:r w:rsidR="00FF0494">
        <w:rPr>
          <w:rFonts w:ascii="Helvetica" w:hAnsi="Helvetica"/>
          <w:lang w:val="en-GB"/>
        </w:rPr>
        <w:t xml:space="preserve">the </w:t>
      </w:r>
      <w:r w:rsidR="00683358" w:rsidRPr="00593F5D">
        <w:rPr>
          <w:rFonts w:ascii="Helvetica" w:hAnsi="Helvetica"/>
          <w:lang w:val="en-GB"/>
        </w:rPr>
        <w:t>absorbance and scattering</w:t>
      </w:r>
      <w:r w:rsidR="00FF0494">
        <w:rPr>
          <w:rFonts w:ascii="Helvetica" w:hAnsi="Helvetica"/>
          <w:lang w:val="en-GB"/>
        </w:rPr>
        <w:t xml:space="preserve"> of light</w:t>
      </w:r>
      <w:r w:rsidR="00683358" w:rsidRPr="00593F5D">
        <w:rPr>
          <w:rFonts w:ascii="Helvetica" w:hAnsi="Helvetica"/>
          <w:lang w:val="en-GB"/>
        </w:rPr>
        <w:t xml:space="preserve">, </w:t>
      </w:r>
      <w:r w:rsidR="00D02846" w:rsidRPr="00593F5D">
        <w:rPr>
          <w:rFonts w:ascii="Helvetica" w:hAnsi="Helvetica"/>
          <w:lang w:val="en-GB"/>
        </w:rPr>
        <w:t>resulting in</w:t>
      </w:r>
      <w:r w:rsidR="000D7599">
        <w:rPr>
          <w:rFonts w:ascii="Helvetica" w:hAnsi="Helvetica"/>
          <w:lang w:val="en-GB"/>
        </w:rPr>
        <w:t xml:space="preserve"> the</w:t>
      </w:r>
      <w:r w:rsidR="00D02846" w:rsidRPr="00593F5D">
        <w:rPr>
          <w:rFonts w:ascii="Helvetica" w:hAnsi="Helvetica"/>
          <w:lang w:val="en-GB"/>
        </w:rPr>
        <w:t xml:space="preserve"> distinct</w:t>
      </w:r>
      <w:r w:rsidR="000D7599">
        <w:rPr>
          <w:rFonts w:ascii="Helvetica" w:hAnsi="Helvetica"/>
          <w:lang w:val="en-GB"/>
        </w:rPr>
        <w:t xml:space="preserve"> </w:t>
      </w:r>
      <w:r w:rsidR="00FF0494">
        <w:rPr>
          <w:rFonts w:ascii="Helvetica" w:hAnsi="Helvetica"/>
          <w:lang w:val="en-GB"/>
        </w:rPr>
        <w:t xml:space="preserve">patterns </w:t>
      </w:r>
      <w:r w:rsidR="000D7599">
        <w:rPr>
          <w:rFonts w:ascii="Helvetica" w:hAnsi="Helvetica"/>
          <w:lang w:val="en-GB"/>
        </w:rPr>
        <w:t xml:space="preserve">reflectance that compose </w:t>
      </w:r>
      <w:r w:rsidR="00AA62CB">
        <w:rPr>
          <w:rFonts w:ascii="Helvetica" w:hAnsi="Helvetica"/>
          <w:lang w:val="en-GB"/>
        </w:rPr>
        <w:t>a spectral signature</w:t>
      </w:r>
      <w:r w:rsidR="00C849AD">
        <w:rPr>
          <w:rFonts w:ascii="Helvetica" w:hAnsi="Helvetica"/>
          <w:lang w:val="en-GB"/>
        </w:rPr>
        <w:t xml:space="preserve"> </w:t>
      </w:r>
      <w:r w:rsidR="00C849AD" w:rsidRPr="00593F5D">
        <w:rPr>
          <w:rFonts w:ascii="Helvetica" w:hAnsi="Helvetica"/>
          <w:lang w:val="en-GB"/>
        </w:rPr>
        <w:lastRenderedPageBreak/>
        <w:t xml:space="preserve">(figure 1) </w:t>
      </w:r>
      <w:r w:rsidR="00683358" w:rsidRPr="00593F5D">
        <w:rPr>
          <w:rFonts w:ascii="Helvetica" w:hAnsi="Helvetica"/>
          <w:lang w:val="en-GB"/>
        </w:rPr>
        <w:fldChar w:fldCharType="begin"/>
      </w:r>
      <w:r w:rsidR="00683358" w:rsidRPr="00593F5D">
        <w:rPr>
          <w:rFonts w:ascii="Helvetica" w:hAnsi="Helvetica"/>
          <w:lang w:val="en-GB"/>
        </w:rPr>
        <w:instrText xml:space="preserve"> ADDIN ZOTERO_ITEM CSL_CITATION {"citationID":"y1dtEf5C","properties":{"formattedCitation":"(Cavender\\uc0\\u8208{}Bares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683358" w:rsidRPr="00593F5D">
        <w:rPr>
          <w:rFonts w:ascii="Helvetica" w:hAnsi="Helvetica"/>
          <w:lang w:val="en-GB"/>
        </w:rPr>
        <w:fldChar w:fldCharType="separate"/>
      </w:r>
      <w:r w:rsidR="00683358" w:rsidRPr="00593F5D">
        <w:rPr>
          <w:rFonts w:ascii="Helvetica" w:hAnsi="Helvetica"/>
          <w:lang w:val="en-GB"/>
        </w:rPr>
        <w:t>(Cavender‐Bares et al., 2017)</w:t>
      </w:r>
      <w:r w:rsidR="00683358" w:rsidRPr="00593F5D">
        <w:rPr>
          <w:rFonts w:ascii="Helvetica" w:hAnsi="Helvetica"/>
          <w:lang w:val="en-GB"/>
        </w:rPr>
        <w:fldChar w:fldCharType="end"/>
      </w:r>
      <w:r w:rsidR="00D02846" w:rsidRPr="00593F5D">
        <w:rPr>
          <w:rFonts w:ascii="Helvetica" w:hAnsi="Helvetica"/>
          <w:lang w:val="en-GB"/>
        </w:rPr>
        <w:t xml:space="preserve">. </w:t>
      </w:r>
      <w:r w:rsidRPr="001F780E">
        <w:rPr>
          <w:rFonts w:ascii="Helvetica" w:hAnsi="Helvetica"/>
          <w:lang w:val="en-GB"/>
        </w:rPr>
        <w:t xml:space="preserve">The terms spectral diversity, spectral heterogeneity or spectral variability synonymously refer to quantifying the spatial variation </w:t>
      </w:r>
      <w:r w:rsidR="00346FAF">
        <w:rPr>
          <w:rFonts w:ascii="Helvetica" w:hAnsi="Helvetica"/>
          <w:lang w:val="en-GB"/>
        </w:rPr>
        <w:t>in</w:t>
      </w:r>
      <w:r w:rsidRPr="001F780E">
        <w:rPr>
          <w:rFonts w:ascii="Helvetica" w:hAnsi="Helvetica"/>
          <w:lang w:val="en-GB"/>
        </w:rPr>
        <w:t xml:space="preserve"> spectral reflectance (Wang and </w:t>
      </w:r>
      <w:proofErr w:type="spellStart"/>
      <w:r w:rsidRPr="001F780E">
        <w:rPr>
          <w:rFonts w:ascii="Helvetica" w:hAnsi="Helvetica"/>
          <w:lang w:val="en-GB"/>
        </w:rPr>
        <w:t>Gamon</w:t>
      </w:r>
      <w:proofErr w:type="spellEnd"/>
      <w:r w:rsidRPr="001F780E">
        <w:rPr>
          <w:rFonts w:ascii="Helvetica" w:hAnsi="Helvetica"/>
          <w:lang w:val="en-GB"/>
        </w:rPr>
        <w:t xml:space="preserve"> 2019, </w:t>
      </w:r>
      <w:proofErr w:type="spellStart"/>
      <w:r w:rsidRPr="001F780E">
        <w:rPr>
          <w:rFonts w:ascii="Helvetica" w:hAnsi="Helvetica"/>
          <w:lang w:val="en-GB"/>
        </w:rPr>
        <w:t>Laliberté</w:t>
      </w:r>
      <w:proofErr w:type="spellEnd"/>
      <w:r w:rsidRPr="001F780E">
        <w:rPr>
          <w:rFonts w:ascii="Helvetica" w:hAnsi="Helvetica"/>
          <w:lang w:val="en-GB"/>
        </w:rPr>
        <w:t xml:space="preserve"> et al., 2019)</w:t>
      </w:r>
      <w:r>
        <w:rPr>
          <w:rFonts w:ascii="Helvetica" w:hAnsi="Helvetica"/>
          <w:lang w:val="en-GB"/>
        </w:rPr>
        <w:t xml:space="preserve">. </w:t>
      </w:r>
      <w:r w:rsidR="00D02846" w:rsidRPr="00593F5D">
        <w:rPr>
          <w:rFonts w:ascii="Helvetica" w:hAnsi="Helvetica"/>
          <w:lang w:val="en-GB"/>
        </w:rPr>
        <w:t xml:space="preserve">The spectral </w:t>
      </w:r>
      <w:r>
        <w:rPr>
          <w:rFonts w:ascii="Helvetica" w:hAnsi="Helvetica"/>
          <w:lang w:val="en-GB"/>
        </w:rPr>
        <w:t>diversity</w:t>
      </w:r>
      <w:r w:rsidR="00D02846" w:rsidRPr="00593F5D">
        <w:rPr>
          <w:rFonts w:ascii="Helvetica" w:hAnsi="Helvetica"/>
          <w:lang w:val="en-GB"/>
        </w:rPr>
        <w:t xml:space="preserve"> hypothesis states that spectral </w:t>
      </w:r>
      <w:r>
        <w:rPr>
          <w:rFonts w:ascii="Helvetica" w:hAnsi="Helvetica"/>
          <w:lang w:val="en-GB"/>
        </w:rPr>
        <w:t>heterogeneity,</w:t>
      </w:r>
      <w:r w:rsidR="00D02846" w:rsidRPr="00593F5D">
        <w:rPr>
          <w:rFonts w:ascii="Helvetica" w:hAnsi="Helvetica"/>
          <w:lang w:val="en-GB"/>
        </w:rPr>
        <w:t xml:space="preserve"> can be used as a proxy for</w:t>
      </w:r>
      <w:r w:rsidR="008075DC" w:rsidRPr="00593F5D">
        <w:rPr>
          <w:rFonts w:ascii="Helvetica" w:hAnsi="Helvetica"/>
          <w:lang w:val="en-GB"/>
        </w:rPr>
        <w:t xml:space="preserve"> the</w:t>
      </w:r>
      <w:r w:rsidR="00D02846" w:rsidRPr="00593F5D">
        <w:rPr>
          <w:rFonts w:ascii="Helvetica" w:hAnsi="Helvetica"/>
          <w:lang w:val="en-GB"/>
        </w:rPr>
        <w:t xml:space="preserve"> spatial heterogeneity within an ecosystem</w:t>
      </w:r>
      <w:r w:rsidR="009F6729" w:rsidRPr="00593F5D">
        <w:rPr>
          <w:rFonts w:ascii="Helvetica" w:hAnsi="Helvetica"/>
          <w:lang w:val="en-GB"/>
        </w:rPr>
        <w:t xml:space="preserve">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{"citationID":"MuTo78EL","properties":{"formattedCitation":"(Schmidtlein and Fassnacht, 2017)","plainCitation":"(Schmidtlein and Fassnacht, 2017)","noteIndex":0},"citationItems":[{"id":501,"uris":["http://zotero.org/users/local/8RirLiuI/items/G7LTZWXD"],"uri":["http://zotero.org/users/local/8RirLiuI/items/G7LTZWXD"],"itemData":{"id":501,"type":"article-journal","abstract":"One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(Schmidtlein and Fassnacht, 2017)</w:t>
      </w:r>
      <w:r w:rsidR="0036260F" w:rsidRPr="00593F5D">
        <w:rPr>
          <w:rFonts w:ascii="Helvetica" w:hAnsi="Helvetica"/>
          <w:lang w:val="en-GB"/>
        </w:rPr>
        <w:fldChar w:fldCharType="end"/>
      </w:r>
      <w:r w:rsidR="00D02846" w:rsidRPr="00593F5D">
        <w:rPr>
          <w:rFonts w:ascii="Helvetica" w:hAnsi="Helvetica"/>
          <w:lang w:val="en-GB"/>
        </w:rPr>
        <w:t xml:space="preserve">. </w:t>
      </w:r>
      <w:r w:rsidR="009F6729" w:rsidRPr="00593F5D">
        <w:rPr>
          <w:rFonts w:ascii="Helvetica" w:hAnsi="Helvetica"/>
          <w:lang w:val="en-GB"/>
        </w:rPr>
        <w:t xml:space="preserve">Spatial heterogeneity strongly predicts biodiversity, as heterogeneous environments </w:t>
      </w:r>
      <w:r w:rsidR="0036260F" w:rsidRPr="00593F5D">
        <w:rPr>
          <w:rFonts w:ascii="Helvetica" w:hAnsi="Helvetica"/>
          <w:lang w:val="en-GB"/>
        </w:rPr>
        <w:t>have</w:t>
      </w:r>
      <w:r w:rsidR="009F6729" w:rsidRPr="00593F5D">
        <w:rPr>
          <w:rFonts w:ascii="Helvetica" w:hAnsi="Helvetica"/>
          <w:lang w:val="en-GB"/>
        </w:rPr>
        <w:t xml:space="preserve"> greater potential for availability of </w:t>
      </w:r>
      <w:r w:rsidR="0036260F" w:rsidRPr="00593F5D">
        <w:rPr>
          <w:rFonts w:ascii="Helvetica" w:hAnsi="Helvetica"/>
          <w:lang w:val="en-GB"/>
        </w:rPr>
        <w:t xml:space="preserve">unique niches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{"citationID":"pcFK2msJ","properties":{"formattedCitation":"(Gaston,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(Gaston, 2000)</w:t>
      </w:r>
      <w:r w:rsidR="0036260F" w:rsidRPr="00593F5D">
        <w:rPr>
          <w:rFonts w:ascii="Helvetica" w:hAnsi="Helvetica"/>
          <w:lang w:val="en-GB"/>
        </w:rPr>
        <w:fldChar w:fldCharType="end"/>
      </w:r>
      <w:r w:rsidR="0036260F" w:rsidRPr="00593F5D">
        <w:rPr>
          <w:rFonts w:ascii="Helvetica" w:hAnsi="Helvetica"/>
          <w:lang w:val="en-GB"/>
        </w:rPr>
        <w:t xml:space="preserve">. </w:t>
      </w:r>
      <w:r w:rsidR="00F7207C" w:rsidRPr="00593F5D">
        <w:rPr>
          <w:rFonts w:ascii="Helvetica" w:hAnsi="Helvetica"/>
          <w:lang w:val="en-GB"/>
        </w:rPr>
        <w:t>T</w:t>
      </w:r>
      <w:r w:rsidR="00D02846" w:rsidRPr="00593F5D">
        <w:rPr>
          <w:rFonts w:ascii="Helvetica" w:hAnsi="Helvetica"/>
          <w:lang w:val="en-GB"/>
        </w:rPr>
        <w:t>hus, spectral diversity would be an expression of a communit</w:t>
      </w:r>
      <w:r w:rsidR="0020397E">
        <w:rPr>
          <w:rFonts w:ascii="Helvetica" w:hAnsi="Helvetica"/>
          <w:lang w:val="en-GB"/>
        </w:rPr>
        <w:t>y’s</w:t>
      </w:r>
      <w:r w:rsidR="00D02846" w:rsidRPr="00593F5D">
        <w:rPr>
          <w:rFonts w:ascii="Helvetica" w:hAnsi="Helvetica"/>
          <w:lang w:val="en-GB"/>
        </w:rPr>
        <w:t xml:space="preserve"> functional and biological diversity and </w:t>
      </w:r>
      <w:r w:rsidR="008075DC" w:rsidRPr="00593F5D">
        <w:rPr>
          <w:rFonts w:ascii="Helvetica" w:hAnsi="Helvetica"/>
          <w:lang w:val="en-GB"/>
        </w:rPr>
        <w:t>has the potential</w:t>
      </w:r>
      <w:r w:rsidR="0020397E">
        <w:rPr>
          <w:rFonts w:ascii="Helvetica" w:hAnsi="Helvetica"/>
          <w:lang w:val="en-GB"/>
        </w:rPr>
        <w:t xml:space="preserve"> to</w:t>
      </w:r>
      <w:r w:rsidR="00D02846" w:rsidRPr="00593F5D">
        <w:rPr>
          <w:rFonts w:ascii="Helvetica" w:hAnsi="Helvetica"/>
          <w:lang w:val="en-GB"/>
        </w:rPr>
        <w:t xml:space="preserve"> be used as diversity metric</w:t>
      </w:r>
      <w:r w:rsidR="00AC6FA6" w:rsidRPr="00593F5D">
        <w:rPr>
          <w:rFonts w:ascii="Helvetica" w:hAnsi="Helvetica"/>
          <w:lang w:val="en-GB"/>
        </w:rPr>
        <w:t xml:space="preserve"> </w:t>
      </w:r>
      <w:r w:rsidR="00D02846" w:rsidRPr="00593F5D">
        <w:rPr>
          <w:rFonts w:ascii="Helvetica" w:hAnsi="Helvetica"/>
          <w:lang w:val="en-GB"/>
        </w:rPr>
        <w:t xml:space="preserve">(Wang and </w:t>
      </w:r>
      <w:proofErr w:type="spellStart"/>
      <w:r w:rsidR="00D02846" w:rsidRPr="00593F5D">
        <w:rPr>
          <w:rFonts w:ascii="Helvetica" w:hAnsi="Helvetica"/>
          <w:lang w:val="en-GB"/>
        </w:rPr>
        <w:t>Gamon</w:t>
      </w:r>
      <w:proofErr w:type="spellEnd"/>
      <w:r w:rsidR="00D02846" w:rsidRPr="00593F5D">
        <w:rPr>
          <w:rFonts w:ascii="Helvetica" w:hAnsi="Helvetica"/>
          <w:lang w:val="en-GB"/>
        </w:rPr>
        <w:t>, 2019).</w:t>
      </w:r>
      <w:r w:rsidR="00275A46">
        <w:rPr>
          <w:rFonts w:ascii="Helvetica" w:hAnsi="Helvetica"/>
          <w:lang w:val="en-GB"/>
        </w:rPr>
        <w:t xml:space="preserve"> F</w:t>
      </w:r>
      <w:r w:rsidR="00D02846" w:rsidRPr="00593F5D">
        <w:rPr>
          <w:rFonts w:ascii="Helvetica" w:hAnsi="Helvetica"/>
          <w:lang w:val="en-GB"/>
        </w:rPr>
        <w:t>or many habitat types, the direct relationship of vegetation spectral signatures to biological diversity are unknown.</w:t>
      </w:r>
      <w:r w:rsidR="008075DC" w:rsidRPr="00593F5D">
        <w:rPr>
          <w:rFonts w:ascii="Helvetica" w:hAnsi="Helvetica"/>
          <w:lang w:val="en-GB"/>
        </w:rPr>
        <w:t xml:space="preserve"> </w:t>
      </w:r>
      <w:r w:rsidR="00D02846" w:rsidRPr="00593F5D">
        <w:rPr>
          <w:rFonts w:ascii="Helvetica" w:hAnsi="Helvetica"/>
          <w:lang w:val="en-GB"/>
        </w:rPr>
        <w:t>Th</w:t>
      </w:r>
      <w:r w:rsidR="000C04BE" w:rsidRPr="00593F5D">
        <w:rPr>
          <w:rFonts w:ascii="Helvetica" w:hAnsi="Helvetica"/>
          <w:lang w:val="en-GB"/>
        </w:rPr>
        <w:t xml:space="preserve">is </w:t>
      </w:r>
      <w:r w:rsidR="00D02846" w:rsidRPr="00593F5D">
        <w:rPr>
          <w:rFonts w:ascii="Helvetica" w:hAnsi="Helvetica"/>
          <w:lang w:val="en-GB"/>
        </w:rPr>
        <w:t>relationship may change at different grain sizes (pixel resolution) and across greater spatial scales. Th</w:t>
      </w:r>
      <w:r w:rsidR="000C04BE" w:rsidRPr="00593F5D">
        <w:rPr>
          <w:rFonts w:ascii="Helvetica" w:hAnsi="Helvetica"/>
          <w:lang w:val="en-GB"/>
        </w:rPr>
        <w:t>us,</w:t>
      </w:r>
      <w:r w:rsidR="00D02846" w:rsidRPr="00593F5D">
        <w:rPr>
          <w:rFonts w:ascii="Helvetica" w:hAnsi="Helvetica"/>
          <w:lang w:val="en-GB"/>
        </w:rPr>
        <w:t xml:space="preserve"> potential variance in results between </w:t>
      </w:r>
      <w:r w:rsidR="000C04BE" w:rsidRPr="00593F5D">
        <w:rPr>
          <w:rFonts w:ascii="Helvetica" w:hAnsi="Helvetica"/>
          <w:lang w:val="en-GB"/>
        </w:rPr>
        <w:t>ground-based</w:t>
      </w:r>
      <w:r w:rsidR="00D02846" w:rsidRPr="00593F5D">
        <w:rPr>
          <w:rFonts w:ascii="Helvetica" w:hAnsi="Helvetica"/>
          <w:lang w:val="en-GB"/>
        </w:rPr>
        <w:t xml:space="preserve"> sampling and airborne remote sensing techniques also requires further investigation</w:t>
      </w:r>
      <w:commentRangeStart w:id="3"/>
      <w:r w:rsidR="00D02846" w:rsidRPr="00593F5D">
        <w:rPr>
          <w:rFonts w:ascii="Helvetica" w:hAnsi="Helvetica"/>
          <w:lang w:val="en-GB"/>
        </w:rPr>
        <w:t xml:space="preserve">. </w:t>
      </w:r>
      <w:commentRangeEnd w:id="3"/>
      <w:r w:rsidR="00BB1F0A">
        <w:rPr>
          <w:rStyle w:val="CommentReference"/>
          <w:lang w:val="de-DE"/>
        </w:rPr>
        <w:commentReference w:id="3"/>
      </w:r>
      <w:commentRangeStart w:id="4"/>
      <w:r w:rsidR="00275A46" w:rsidRPr="00593F5D">
        <w:rPr>
          <w:rFonts w:ascii="Helvetica" w:hAnsi="Helvetica"/>
          <w:lang w:val="en-GB"/>
        </w:rPr>
        <w:t>While high</w:t>
      </w:r>
      <w:r w:rsidR="00275A46">
        <w:rPr>
          <w:rFonts w:ascii="Helvetica" w:hAnsi="Helvetica"/>
          <w:lang w:val="en-GB"/>
        </w:rPr>
        <w:t>-</w:t>
      </w:r>
      <w:r w:rsidR="00275A46" w:rsidRPr="00593F5D">
        <w:rPr>
          <w:rFonts w:ascii="Helvetica" w:hAnsi="Helvetica"/>
          <w:lang w:val="en-GB"/>
        </w:rPr>
        <w:t>resolution spectral data are becoming increasingly available</w:t>
      </w:r>
      <w:r w:rsidR="007E657D">
        <w:rPr>
          <w:rFonts w:ascii="Helvetica" w:hAnsi="Helvetica"/>
          <w:lang w:val="en-GB"/>
        </w:rPr>
        <w:t xml:space="preserve"> at multiple scales</w:t>
      </w:r>
      <w:r w:rsidR="00275A46" w:rsidRPr="00593F5D">
        <w:rPr>
          <w:rFonts w:ascii="Helvetica" w:hAnsi="Helvetica"/>
          <w:lang w:val="en-GB"/>
        </w:rPr>
        <w:t>, there is little known on transitioning from species specific</w:t>
      </w:r>
      <w:r w:rsidR="00D51DF3">
        <w:rPr>
          <w:rFonts w:ascii="Helvetica" w:hAnsi="Helvetica"/>
          <w:lang w:val="en-GB"/>
        </w:rPr>
        <w:t xml:space="preserve"> spectral</w:t>
      </w:r>
      <w:r w:rsidR="00275A46" w:rsidRPr="00593F5D">
        <w:rPr>
          <w:rFonts w:ascii="Helvetica" w:hAnsi="Helvetica"/>
          <w:lang w:val="en-GB"/>
        </w:rPr>
        <w:t xml:space="preserve"> signatures to </w:t>
      </w:r>
      <w:proofErr w:type="gramStart"/>
      <w:r w:rsidR="00275A46" w:rsidRPr="00593F5D">
        <w:rPr>
          <w:rFonts w:ascii="Helvetica" w:hAnsi="Helvetica"/>
          <w:lang w:val="en-GB"/>
        </w:rPr>
        <w:t>ones</w:t>
      </w:r>
      <w:proofErr w:type="gramEnd"/>
      <w:r w:rsidR="00275A46" w:rsidRPr="00593F5D">
        <w:rPr>
          <w:rFonts w:ascii="Helvetica" w:hAnsi="Helvetica"/>
          <w:lang w:val="en-GB"/>
        </w:rPr>
        <w:t xml:space="preserve"> representative of communities, particularly in tundra biomes</w:t>
      </w:r>
      <w:r w:rsidR="00D51DF3">
        <w:rPr>
          <w:rFonts w:ascii="Helvetica" w:hAnsi="Helvetica"/>
          <w:lang w:val="en-GB"/>
        </w:rPr>
        <w:t>.</w:t>
      </w:r>
      <w:commentRangeEnd w:id="4"/>
      <w:r w:rsidR="004F59BA">
        <w:rPr>
          <w:rStyle w:val="CommentReference"/>
          <w:lang w:val="de-DE"/>
        </w:rPr>
        <w:commentReference w:id="4"/>
      </w:r>
    </w:p>
    <w:p w14:paraId="74ED5C89" w14:textId="20E6FB71" w:rsidR="00E32531" w:rsidRPr="00011295" w:rsidRDefault="00E32531" w:rsidP="00FF19D7">
      <w:pPr>
        <w:pStyle w:val="NormalWeb"/>
        <w:spacing w:line="360" w:lineRule="auto"/>
        <w:jc w:val="both"/>
        <w:rPr>
          <w:rFonts w:ascii="Helvetica" w:hAnsi="Helvetica"/>
          <w:lang w:val="en-US"/>
        </w:rPr>
      </w:pPr>
    </w:p>
    <w:p w14:paraId="5848F26B" w14:textId="361CB17C" w:rsidR="00E32531" w:rsidRDefault="00E32531" w:rsidP="00FF19D7">
      <w:pPr>
        <w:pStyle w:val="NormalWeb"/>
        <w:spacing w:line="360" w:lineRule="auto"/>
        <w:jc w:val="both"/>
        <w:rPr>
          <w:rFonts w:ascii="Helvetica" w:hAnsi="Helvetica"/>
          <w:lang w:val="de-DE"/>
        </w:rPr>
      </w:pPr>
      <w:r>
        <w:rPr>
          <w:rFonts w:ascii="Helvetica" w:hAnsi="Helvetica"/>
          <w:noProof/>
          <w:lang w:val="de-DE"/>
        </w:rPr>
        <w:lastRenderedPageBreak/>
        <w:drawing>
          <wp:inline distT="0" distB="0" distL="0" distR="0" wp14:anchorId="216D5441" wp14:editId="6C815ADD">
            <wp:extent cx="46990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01 at 17.04.12.png"/>
                    <pic:cNvPicPr/>
                  </pic:nvPicPr>
                  <pic:blipFill>
                    <a:blip r:embed="rId8">
                      <a:extLst>
                        <a:ext uri="{28A0092B-C50C-407E-A947-70E740481C1C}">
                          <a14:useLocalDpi xmlns:a14="http://schemas.microsoft.com/office/drawing/2010/main" val="0"/>
                        </a:ext>
                      </a:extLst>
                    </a:blip>
                    <a:stretch>
                      <a:fillRect/>
                    </a:stretch>
                  </pic:blipFill>
                  <pic:spPr>
                    <a:xfrm>
                      <a:off x="0" y="0"/>
                      <a:ext cx="4699000" cy="6400800"/>
                    </a:xfrm>
                    <a:prstGeom prst="rect">
                      <a:avLst/>
                    </a:prstGeom>
                  </pic:spPr>
                </pic:pic>
              </a:graphicData>
            </a:graphic>
          </wp:inline>
        </w:drawing>
      </w:r>
    </w:p>
    <w:p w14:paraId="05D1B080" w14:textId="586CD8CB" w:rsidR="00146BF7" w:rsidRDefault="00146BF7" w:rsidP="00FF19D7">
      <w:pPr>
        <w:pStyle w:val="NormalWeb"/>
        <w:spacing w:line="360" w:lineRule="auto"/>
        <w:jc w:val="both"/>
        <w:rPr>
          <w:rFonts w:ascii="Helvetica" w:hAnsi="Helvetica"/>
          <w:lang w:val="de-DE"/>
        </w:rPr>
      </w:pPr>
    </w:p>
    <w:p w14:paraId="62C5C9B9" w14:textId="098727F0" w:rsidR="00146BF7" w:rsidRPr="00E32531" w:rsidRDefault="00146BF7" w:rsidP="00FF19D7">
      <w:pPr>
        <w:pStyle w:val="NormalWeb"/>
        <w:spacing w:line="360" w:lineRule="auto"/>
        <w:jc w:val="both"/>
        <w:rPr>
          <w:rFonts w:ascii="Helvetica" w:hAnsi="Helvetica"/>
          <w:lang w:val="de-DE"/>
        </w:rPr>
      </w:pPr>
      <w:r>
        <w:rPr>
          <w:rFonts w:ascii="Helvetica" w:hAnsi="Helvetica"/>
          <w:noProof/>
          <w:lang w:val="de-DE"/>
        </w:rPr>
        <w:drawing>
          <wp:inline distT="0" distB="0" distL="0" distR="0" wp14:anchorId="2113E061" wp14:editId="624CFB02">
            <wp:extent cx="5727700" cy="16687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1 at 18.24.13.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668780"/>
                    </a:xfrm>
                    <a:prstGeom prst="rect">
                      <a:avLst/>
                    </a:prstGeom>
                  </pic:spPr>
                </pic:pic>
              </a:graphicData>
            </a:graphic>
          </wp:inline>
        </w:drawing>
      </w:r>
    </w:p>
    <w:p w14:paraId="51F53760" w14:textId="7A8353B3" w:rsidR="00F42F0F" w:rsidRPr="00593F5D" w:rsidRDefault="007C7961" w:rsidP="00FF19D7">
      <w:pPr>
        <w:pStyle w:val="NormalWeb"/>
        <w:spacing w:line="360" w:lineRule="auto"/>
        <w:jc w:val="both"/>
        <w:rPr>
          <w:rFonts w:ascii="Helvetica" w:hAnsi="Helvetica"/>
          <w:lang w:val="en-GB"/>
        </w:rPr>
      </w:pPr>
      <w:r>
        <w:rPr>
          <w:rFonts w:ascii="Helvetica" w:hAnsi="Helvetica"/>
          <w:noProof/>
          <w:lang w:val="en-GB"/>
        </w:rPr>
        <w:lastRenderedPageBreak/>
        <w:drawing>
          <wp:inline distT="0" distB="0" distL="0" distR="0" wp14:anchorId="1B2EF2E4" wp14:editId="645207CB">
            <wp:extent cx="5720286" cy="4024800"/>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29 at 12.05.50.png"/>
                    <pic:cNvPicPr/>
                  </pic:nvPicPr>
                  <pic:blipFill>
                    <a:blip r:embed="rId10">
                      <a:extLst>
                        <a:ext uri="{28A0092B-C50C-407E-A947-70E740481C1C}">
                          <a14:useLocalDpi xmlns:a14="http://schemas.microsoft.com/office/drawing/2010/main" val="0"/>
                        </a:ext>
                      </a:extLst>
                    </a:blip>
                    <a:stretch>
                      <a:fillRect/>
                    </a:stretch>
                  </pic:blipFill>
                  <pic:spPr>
                    <a:xfrm>
                      <a:off x="0" y="0"/>
                      <a:ext cx="5720286" cy="4024800"/>
                    </a:xfrm>
                    <a:prstGeom prst="rect">
                      <a:avLst/>
                    </a:prstGeom>
                  </pic:spPr>
                </pic:pic>
              </a:graphicData>
            </a:graphic>
          </wp:inline>
        </w:drawing>
      </w:r>
    </w:p>
    <w:p w14:paraId="2610E3B9" w14:textId="476D4780" w:rsidR="00474B2C" w:rsidRDefault="00D257F5" w:rsidP="00FF19D7">
      <w:pPr>
        <w:pStyle w:val="NormalWeb"/>
        <w:spacing w:line="360" w:lineRule="auto"/>
        <w:jc w:val="both"/>
        <w:rPr>
          <w:rFonts w:ascii="Helvetica" w:hAnsi="Helvetica"/>
          <w:i/>
          <w:iCs/>
          <w:sz w:val="20"/>
          <w:szCs w:val="20"/>
          <w:lang w:val="en-GB"/>
        </w:rPr>
      </w:pPr>
      <w:r w:rsidRPr="00912698">
        <w:rPr>
          <w:rFonts w:ascii="Helvetica" w:hAnsi="Helvetica"/>
          <w:i/>
          <w:iCs/>
          <w:sz w:val="20"/>
          <w:szCs w:val="20"/>
          <w:lang w:val="en-GB"/>
        </w:rPr>
        <w:t>Figure 1:</w:t>
      </w:r>
      <w:r w:rsidR="00474B2C" w:rsidRPr="00912698">
        <w:rPr>
          <w:rFonts w:ascii="Helvetica" w:hAnsi="Helvetica"/>
          <w:i/>
          <w:iCs/>
          <w:sz w:val="20"/>
          <w:szCs w:val="20"/>
          <w:lang w:val="en-GB"/>
        </w:rPr>
        <w:t xml:space="preserve"> Two vegetation types have different chemical</w:t>
      </w:r>
      <w:r w:rsidR="00AC6FA6" w:rsidRPr="00912698">
        <w:rPr>
          <w:rFonts w:ascii="Helvetica" w:hAnsi="Helvetica"/>
          <w:i/>
          <w:iCs/>
          <w:sz w:val="20"/>
          <w:szCs w:val="20"/>
          <w:lang w:val="en-GB"/>
        </w:rPr>
        <w:t xml:space="preserve">, </w:t>
      </w:r>
      <w:r w:rsidR="00474B2C" w:rsidRPr="00912698">
        <w:rPr>
          <w:rFonts w:ascii="Helvetica" w:hAnsi="Helvetica"/>
          <w:i/>
          <w:iCs/>
          <w:sz w:val="20"/>
          <w:szCs w:val="20"/>
          <w:lang w:val="en-GB"/>
        </w:rPr>
        <w:t>anatomical, and morphological traits due to divergent evolutionary histories</w:t>
      </w:r>
      <w:r w:rsidR="00AC6FA6" w:rsidRPr="00912698">
        <w:rPr>
          <w:rFonts w:ascii="Helvetica" w:hAnsi="Helvetica"/>
          <w:i/>
          <w:iCs/>
          <w:sz w:val="20"/>
          <w:szCs w:val="20"/>
          <w:lang w:val="en-GB"/>
        </w:rPr>
        <w:t>.</w:t>
      </w:r>
      <w:r w:rsidR="00A4767F" w:rsidRPr="00912698">
        <w:rPr>
          <w:rFonts w:ascii="Helvetica" w:hAnsi="Helvetica"/>
          <w:i/>
          <w:iCs/>
          <w:sz w:val="20"/>
          <w:szCs w:val="20"/>
          <w:lang w:val="en-GB"/>
        </w:rPr>
        <w:t xml:space="preserve"> Each species has specific patterns of light absorbance and scattering, </w:t>
      </w:r>
      <w:r w:rsidR="00AC6FA6" w:rsidRPr="00912698">
        <w:rPr>
          <w:rFonts w:ascii="Helvetica" w:hAnsi="Helvetica"/>
          <w:i/>
          <w:iCs/>
          <w:sz w:val="20"/>
          <w:szCs w:val="20"/>
          <w:lang w:val="en-GB"/>
        </w:rPr>
        <w:t xml:space="preserve">results in </w:t>
      </w:r>
      <w:r w:rsidR="00474B2C" w:rsidRPr="00912698">
        <w:rPr>
          <w:rFonts w:ascii="Helvetica" w:hAnsi="Helvetica"/>
          <w:i/>
          <w:iCs/>
          <w:sz w:val="20"/>
          <w:szCs w:val="20"/>
          <w:lang w:val="en-GB"/>
        </w:rPr>
        <w:t>specific spec</w:t>
      </w:r>
      <w:r w:rsidR="00AC6FA6" w:rsidRPr="00912698">
        <w:rPr>
          <w:rFonts w:ascii="Helvetica" w:hAnsi="Helvetica"/>
          <w:i/>
          <w:iCs/>
          <w:sz w:val="20"/>
          <w:szCs w:val="20"/>
          <w:lang w:val="en-GB"/>
        </w:rPr>
        <w:t>tral signature</w:t>
      </w:r>
      <w:r w:rsidR="00A4767F" w:rsidRPr="00912698">
        <w:rPr>
          <w:rFonts w:ascii="Helvetica" w:hAnsi="Helvetica"/>
          <w:i/>
          <w:iCs/>
          <w:sz w:val="20"/>
          <w:szCs w:val="20"/>
          <w:lang w:val="en-GB"/>
        </w:rPr>
        <w:t>s,</w:t>
      </w:r>
      <w:r w:rsidR="00AC6FA6" w:rsidRPr="00912698">
        <w:rPr>
          <w:rFonts w:ascii="Helvetica" w:hAnsi="Helvetica"/>
          <w:i/>
          <w:iCs/>
          <w:sz w:val="20"/>
          <w:szCs w:val="20"/>
          <w:lang w:val="en-GB"/>
        </w:rPr>
        <w:t xml:space="preserve"> across the indicated electromagnetic range. </w:t>
      </w:r>
      <w:r w:rsidR="00A4767F" w:rsidRPr="00912698">
        <w:rPr>
          <w:rFonts w:ascii="Helvetica" w:hAnsi="Helvetica"/>
          <w:i/>
          <w:iCs/>
          <w:sz w:val="20"/>
          <w:szCs w:val="20"/>
          <w:lang w:val="en-GB"/>
        </w:rPr>
        <w:t>The overall diversity in the spectral signature can then be used as a proxy of biological, functional, or phylogenetic diversity.</w:t>
      </w:r>
      <w:r w:rsidR="00D6254E">
        <w:rPr>
          <w:rFonts w:ascii="Helvetica" w:hAnsi="Helvetica"/>
          <w:i/>
          <w:iCs/>
          <w:sz w:val="20"/>
          <w:szCs w:val="20"/>
          <w:lang w:val="en-GB"/>
        </w:rPr>
        <w:t xml:space="preserve"> Data source:</w:t>
      </w:r>
      <w:r w:rsidR="00A4767F" w:rsidRPr="00912698">
        <w:rPr>
          <w:rFonts w:ascii="Helvetica" w:hAnsi="Helvetica"/>
          <w:i/>
          <w:iCs/>
          <w:sz w:val="20"/>
          <w:szCs w:val="20"/>
          <w:lang w:val="en-GB"/>
        </w:rPr>
        <w:t xml:space="preserve"> </w:t>
      </w:r>
      <w:r w:rsidR="00D6254E">
        <w:rPr>
          <w:rFonts w:ascii="Helvetica" w:hAnsi="Helvetica"/>
          <w:i/>
          <w:iCs/>
          <w:sz w:val="20"/>
          <w:szCs w:val="20"/>
          <w:lang w:val="en-GB"/>
        </w:rPr>
        <w:t xml:space="preserve">Top image credit </w:t>
      </w:r>
      <w:r w:rsidR="00D6254E">
        <w:rPr>
          <w:rFonts w:ascii="Helvetica" w:hAnsi="Helvetica"/>
          <w:i/>
          <w:iCs/>
          <w:sz w:val="20"/>
          <w:szCs w:val="20"/>
          <w:lang w:val="en-GB"/>
        </w:rPr>
        <w:fldChar w:fldCharType="begin"/>
      </w:r>
      <w:r w:rsidR="00D6254E">
        <w:rPr>
          <w:rFonts w:ascii="Helvetica" w:hAnsi="Helvetica"/>
          <w:i/>
          <w:iCs/>
          <w:sz w:val="20"/>
          <w:szCs w:val="20"/>
          <w:lang w:val="en-GB"/>
        </w:rPr>
        <w:instrText xml:space="preserve"> ADDIN ZOTERO_ITEM CSL_CITATION {"citationID":"xqyvDQiu","properties":{"formattedCitation":"(Cavender\\uc0\\u8208{}Bares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D6254E">
        <w:rPr>
          <w:rFonts w:ascii="Helvetica" w:hAnsi="Helvetica"/>
          <w:i/>
          <w:iCs/>
          <w:sz w:val="20"/>
          <w:szCs w:val="20"/>
          <w:lang w:val="en-GB"/>
        </w:rPr>
        <w:fldChar w:fldCharType="separate"/>
      </w:r>
      <w:r w:rsidR="00D6254E" w:rsidRPr="00D6254E">
        <w:rPr>
          <w:rFonts w:ascii="Helvetica" w:hAnsi="Helvetica"/>
          <w:sz w:val="20"/>
          <w:lang w:val="en-GB"/>
        </w:rPr>
        <w:t>(Cavender‐Bares et al., 2017)</w:t>
      </w:r>
      <w:r w:rsidR="00D6254E">
        <w:rPr>
          <w:rFonts w:ascii="Helvetica" w:hAnsi="Helvetica"/>
          <w:i/>
          <w:iCs/>
          <w:sz w:val="20"/>
          <w:szCs w:val="20"/>
          <w:lang w:val="en-GB"/>
        </w:rPr>
        <w:fldChar w:fldCharType="end"/>
      </w:r>
    </w:p>
    <w:p w14:paraId="465CD690" w14:textId="72A01CB7" w:rsidR="00845E84" w:rsidRDefault="00845E84" w:rsidP="00FF19D7">
      <w:pPr>
        <w:pStyle w:val="NormalWeb"/>
        <w:spacing w:line="360" w:lineRule="auto"/>
        <w:jc w:val="both"/>
        <w:rPr>
          <w:rFonts w:ascii="Helvetica" w:hAnsi="Helvetica"/>
          <w:i/>
          <w:iCs/>
          <w:sz w:val="20"/>
          <w:szCs w:val="20"/>
          <w:lang w:val="en-GB"/>
        </w:rPr>
      </w:pPr>
    </w:p>
    <w:p w14:paraId="037A807C" w14:textId="46890698" w:rsidR="00845E84" w:rsidRPr="00912698" w:rsidRDefault="00845E84" w:rsidP="00FF19D7">
      <w:pPr>
        <w:pStyle w:val="NormalWeb"/>
        <w:spacing w:line="360" w:lineRule="auto"/>
        <w:jc w:val="both"/>
        <w:rPr>
          <w:rFonts w:ascii="Helvetica" w:hAnsi="Helvetica"/>
          <w:i/>
          <w:iCs/>
          <w:sz w:val="20"/>
          <w:szCs w:val="20"/>
          <w:lang w:val="en-GB"/>
        </w:rPr>
      </w:pPr>
      <w:commentRangeStart w:id="5"/>
      <w:r>
        <w:rPr>
          <w:rFonts w:ascii="Helvetica" w:hAnsi="Helvetica"/>
          <w:i/>
          <w:iCs/>
          <w:noProof/>
          <w:sz w:val="20"/>
          <w:szCs w:val="20"/>
          <w:lang w:val="en-GB"/>
        </w:rPr>
        <w:lastRenderedPageBreak/>
        <w:drawing>
          <wp:inline distT="0" distB="0" distL="0" distR="0" wp14:anchorId="11CEBD87" wp14:editId="53A1A059">
            <wp:extent cx="5727700" cy="4095750"/>
            <wp:effectExtent l="0" t="0" r="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2 at 16.12.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095750"/>
                    </a:xfrm>
                    <a:prstGeom prst="rect">
                      <a:avLst/>
                    </a:prstGeom>
                  </pic:spPr>
                </pic:pic>
              </a:graphicData>
            </a:graphic>
          </wp:inline>
        </w:drawing>
      </w:r>
      <w:commentRangeEnd w:id="5"/>
      <w:r>
        <w:rPr>
          <w:rStyle w:val="CommentReference"/>
          <w:lang w:val="de-DE"/>
        </w:rPr>
        <w:commentReference w:id="5"/>
      </w:r>
    </w:p>
    <w:p w14:paraId="17B6C075" w14:textId="181F12CE" w:rsidR="00D96F55" w:rsidRPr="00EB032A" w:rsidRDefault="007417B7"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Research Questions </w:t>
      </w:r>
    </w:p>
    <w:p w14:paraId="13115664" w14:textId="5880959E" w:rsidR="007417B7" w:rsidRDefault="007417B7" w:rsidP="00FF19D7">
      <w:pPr>
        <w:pStyle w:val="NormalWeb"/>
        <w:numPr>
          <w:ilvl w:val="0"/>
          <w:numId w:val="2"/>
        </w:numPr>
        <w:spacing w:line="360" w:lineRule="auto"/>
        <w:jc w:val="both"/>
        <w:rPr>
          <w:rFonts w:ascii="Helvetica" w:hAnsi="Helvetica"/>
          <w:b/>
          <w:bCs/>
          <w:lang w:val="en-US"/>
        </w:rPr>
      </w:pPr>
      <w:r w:rsidRPr="0071218E">
        <w:rPr>
          <w:rFonts w:ascii="Helvetica" w:hAnsi="Helvetica"/>
          <w:b/>
          <w:bCs/>
          <w:lang w:val="en-US"/>
        </w:rPr>
        <w:t xml:space="preserve">Can </w:t>
      </w:r>
      <w:r w:rsidR="00894097">
        <w:rPr>
          <w:rFonts w:ascii="Helvetica" w:hAnsi="Helvetica"/>
          <w:b/>
          <w:bCs/>
          <w:lang w:val="en-US"/>
        </w:rPr>
        <w:t>Arctic</w:t>
      </w:r>
      <w:r w:rsidRPr="0071218E">
        <w:rPr>
          <w:rFonts w:ascii="Helvetica" w:hAnsi="Helvetica"/>
          <w:b/>
          <w:bCs/>
          <w:lang w:val="en-US"/>
        </w:rPr>
        <w:t xml:space="preserve"> vegetation types be identified based on </w:t>
      </w:r>
      <w:commentRangeStart w:id="6"/>
      <w:r w:rsidRPr="0071218E">
        <w:rPr>
          <w:rFonts w:ascii="Helvetica" w:hAnsi="Helvetica"/>
          <w:b/>
          <w:bCs/>
          <w:lang w:val="en-US"/>
        </w:rPr>
        <w:t xml:space="preserve">the variation </w:t>
      </w:r>
      <w:commentRangeEnd w:id="6"/>
      <w:r w:rsidR="00CE5B13">
        <w:rPr>
          <w:rStyle w:val="CommentReference"/>
          <w:lang w:val="de-DE"/>
        </w:rPr>
        <w:commentReference w:id="6"/>
      </w:r>
      <w:r w:rsidRPr="0071218E">
        <w:rPr>
          <w:rFonts w:ascii="Helvetica" w:hAnsi="Helvetica"/>
          <w:b/>
          <w:bCs/>
          <w:lang w:val="en-US"/>
        </w:rPr>
        <w:t xml:space="preserve">in their hyperspectral </w:t>
      </w:r>
      <w:commentRangeStart w:id="7"/>
      <w:r w:rsidRPr="0071218E">
        <w:rPr>
          <w:rFonts w:ascii="Helvetica" w:hAnsi="Helvetica"/>
          <w:b/>
          <w:bCs/>
          <w:lang w:val="en-US"/>
        </w:rPr>
        <w:t>signatures</w:t>
      </w:r>
      <w:commentRangeEnd w:id="7"/>
      <w:r w:rsidR="00CE5B13">
        <w:rPr>
          <w:rStyle w:val="CommentReference"/>
          <w:lang w:val="de-DE"/>
        </w:rPr>
        <w:commentReference w:id="7"/>
      </w:r>
      <w:r w:rsidRPr="0071218E">
        <w:rPr>
          <w:rFonts w:ascii="Helvetica" w:hAnsi="Helvetica"/>
          <w:b/>
          <w:bCs/>
          <w:lang w:val="en-US"/>
        </w:rPr>
        <w:t>?</w:t>
      </w:r>
    </w:p>
    <w:p w14:paraId="653D390F" w14:textId="66619183" w:rsidR="006C7F86" w:rsidRPr="00593F5D" w:rsidRDefault="006C7F86" w:rsidP="00FF19D7">
      <w:pPr>
        <w:pStyle w:val="NormalWeb"/>
        <w:spacing w:line="360" w:lineRule="auto"/>
        <w:jc w:val="both"/>
        <w:rPr>
          <w:rFonts w:ascii="Helvetica" w:hAnsi="Helvetica"/>
          <w:lang w:val="en-US"/>
        </w:rPr>
      </w:pPr>
      <w:r w:rsidRPr="00593F5D">
        <w:rPr>
          <w:rFonts w:ascii="Helvetica" w:hAnsi="Helvetica"/>
          <w:lang w:val="en-US"/>
        </w:rPr>
        <w:t xml:space="preserve">H1: </w:t>
      </w:r>
      <w:r w:rsidR="00894097">
        <w:rPr>
          <w:rFonts w:ascii="Helvetica" w:hAnsi="Helvetica"/>
          <w:lang w:val="en-US"/>
        </w:rPr>
        <w:t>Arctic</w:t>
      </w:r>
      <w:r w:rsidRPr="00593F5D">
        <w:rPr>
          <w:rFonts w:ascii="Helvetica" w:hAnsi="Helvetica"/>
          <w:lang w:val="en-US"/>
        </w:rPr>
        <w:t xml:space="preserve"> vegetation types can be identified based on the variation in their hyperspectral </w:t>
      </w:r>
      <w:commentRangeStart w:id="8"/>
      <w:commentRangeStart w:id="9"/>
      <w:r w:rsidRPr="00593F5D">
        <w:rPr>
          <w:rFonts w:ascii="Helvetica" w:hAnsi="Helvetica"/>
          <w:lang w:val="en-US"/>
        </w:rPr>
        <w:t>signatures</w:t>
      </w:r>
      <w:commentRangeEnd w:id="8"/>
      <w:r w:rsidR="00CE5B13">
        <w:rPr>
          <w:rStyle w:val="CommentReference"/>
          <w:lang w:val="de-DE"/>
        </w:rPr>
        <w:commentReference w:id="8"/>
      </w:r>
      <w:commentRangeEnd w:id="9"/>
      <w:r w:rsidR="00CE5B13">
        <w:rPr>
          <w:rStyle w:val="CommentReference"/>
          <w:lang w:val="de-DE"/>
        </w:rPr>
        <w:commentReference w:id="9"/>
      </w:r>
      <w:r w:rsidRPr="00593F5D">
        <w:rPr>
          <w:rFonts w:ascii="Helvetica" w:hAnsi="Helvetica"/>
          <w:lang w:val="en-US"/>
        </w:rPr>
        <w:t>.</w:t>
      </w:r>
    </w:p>
    <w:p w14:paraId="5D64FED3" w14:textId="6B8800F9" w:rsidR="00D96F55" w:rsidRPr="00593F5D" w:rsidRDefault="00D96F55" w:rsidP="00FF19D7">
      <w:pPr>
        <w:pStyle w:val="NormalWeb"/>
        <w:spacing w:line="360" w:lineRule="auto"/>
        <w:jc w:val="both"/>
        <w:rPr>
          <w:rFonts w:ascii="Helvetica" w:hAnsi="Helvetica"/>
          <w:lang w:val="en-US"/>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 xml:space="preserve">: </w:t>
      </w:r>
      <w:r w:rsidR="00894097">
        <w:rPr>
          <w:rFonts w:ascii="Helvetica" w:hAnsi="Helvetica"/>
          <w:lang w:val="en-US"/>
        </w:rPr>
        <w:t>Arctic</w:t>
      </w:r>
      <w:r w:rsidRPr="00593F5D">
        <w:rPr>
          <w:rFonts w:ascii="Helvetica" w:hAnsi="Helvetica"/>
          <w:lang w:val="en-US"/>
        </w:rPr>
        <w:t xml:space="preserve"> vegetation types cannot be identified based on the variation in their hyperspectral </w:t>
      </w:r>
      <w:commentRangeStart w:id="10"/>
      <w:r w:rsidRPr="00593F5D">
        <w:rPr>
          <w:rFonts w:ascii="Helvetica" w:hAnsi="Helvetica"/>
          <w:lang w:val="en-US"/>
        </w:rPr>
        <w:t>signatures</w:t>
      </w:r>
      <w:commentRangeEnd w:id="10"/>
      <w:r w:rsidR="00630E17">
        <w:rPr>
          <w:rStyle w:val="CommentReference"/>
          <w:lang w:val="de-DE"/>
        </w:rPr>
        <w:commentReference w:id="10"/>
      </w:r>
      <w:r w:rsidRPr="00593F5D">
        <w:rPr>
          <w:rFonts w:ascii="Helvetica" w:hAnsi="Helvetica"/>
          <w:lang w:val="en-US"/>
        </w:rPr>
        <w:t>.</w:t>
      </w:r>
    </w:p>
    <w:p w14:paraId="20C21ED8" w14:textId="77777777" w:rsidR="00D96F55" w:rsidRPr="00593F5D" w:rsidRDefault="00D96F55" w:rsidP="00FF19D7">
      <w:pPr>
        <w:pStyle w:val="NormalWeb"/>
        <w:spacing w:line="360" w:lineRule="auto"/>
        <w:jc w:val="both"/>
        <w:rPr>
          <w:rFonts w:ascii="Helvetica" w:hAnsi="Helvetica"/>
          <w:lang w:val="en-US"/>
        </w:rPr>
      </w:pPr>
      <w:r w:rsidRPr="006C7F86">
        <w:rPr>
          <w:rFonts w:ascii="Helvetica" w:hAnsi="Helvetica"/>
          <w:i/>
          <w:iCs/>
          <w:lang w:val="en-US"/>
        </w:rPr>
        <w:t>Predictions</w:t>
      </w:r>
      <w:r w:rsidRPr="00593F5D">
        <w:rPr>
          <w:rFonts w:ascii="Helvetica" w:hAnsi="Helvetica"/>
          <w:lang w:val="en-US"/>
        </w:rPr>
        <w:t xml:space="preserve">: </w:t>
      </w:r>
    </w:p>
    <w:p w14:paraId="3BB6C329" w14:textId="212B8551" w:rsidR="00D96F55" w:rsidRPr="0065221E" w:rsidRDefault="00D96F55"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Spectral diversity has been shown to correlate with biological</w:t>
      </w:r>
      <w:r w:rsidR="0020397E">
        <w:rPr>
          <w:rFonts w:ascii="Helvetica" w:hAnsi="Helvetica"/>
          <w:lang w:val="en-US"/>
        </w:rPr>
        <w:t>,</w:t>
      </w:r>
      <w:r w:rsidRPr="00593F5D">
        <w:rPr>
          <w:rFonts w:ascii="Helvetica" w:hAnsi="Helvetica"/>
          <w:lang w:val="en-US"/>
        </w:rPr>
        <w:t xml:space="preserve"> as well as other types of diversity, such as functional and phylogenetic</w:t>
      </w:r>
      <w:r w:rsidR="008163B9" w:rsidRPr="00593F5D">
        <w:rPr>
          <w:rFonts w:ascii="Helvetica" w:hAnsi="Helvetica"/>
          <w:lang w:val="en-US"/>
        </w:rPr>
        <w:t xml:space="preserve"> </w:t>
      </w:r>
      <w:r w:rsidR="008163B9" w:rsidRPr="00593F5D">
        <w:rPr>
          <w:rFonts w:ascii="Helvetica" w:hAnsi="Helvetica"/>
          <w:lang w:val="en-US"/>
        </w:rPr>
        <w:fldChar w:fldCharType="begin"/>
      </w:r>
      <w:r w:rsidR="00CF3CF2">
        <w:rPr>
          <w:rFonts w:ascii="Helvetica" w:hAnsi="Helvetica"/>
          <w:lang w:val="en-US"/>
        </w:rPr>
        <w:instrText xml:space="preserve"> ADDIN ZOTERO_ITEM CSL_CITATION {"citationID":"FmCY06m6","properties":{"formattedCitation":"(Cavender\\uc0\\u8208{}Bares et al., 2017; Schweiger et al., 2017, 2018; Wang, Gamon, Cavender-Bares, et al., 2018a; Wang and Gamon, 2019)","plainCitation":"(Cavender‐Bares et al., 2017; Schweiger et al., 2017, 2018; Wang, Gamon, Cavender-Bares, et al., 2018a; Wang and Gamon, 2019)","noteIndex":0},"citationItems":[{"id":495,"uris":["http://zotero.org/users/local/8RirLiuI/items/2F4VJI9P"],"uri":["http://zotero.org/users/local/8RirLiuI/items/2F4VJI9P"],"itemData":{"id":495,"type":"article-journal","container-title":"American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8163B9" w:rsidRPr="00593F5D">
        <w:rPr>
          <w:rFonts w:ascii="Helvetica" w:hAnsi="Helvetica"/>
          <w:lang w:val="en-US"/>
        </w:rPr>
        <w:fldChar w:fldCharType="separate"/>
      </w:r>
      <w:r w:rsidR="00CF3CF2" w:rsidRPr="00CF3CF2">
        <w:rPr>
          <w:rFonts w:ascii="Helvetica" w:hAnsi="Helvetica"/>
          <w:lang w:val="en-GB"/>
        </w:rPr>
        <w:t>(Cavender‐Bares et al., 2017; Schweiger et al., 2017, 2018; Wang, Gamon, Cavender-Bares, et al., 2018a; Wang and Gamon, 2019)</w:t>
      </w:r>
      <w:r w:rsidR="008163B9" w:rsidRPr="00593F5D">
        <w:rPr>
          <w:rFonts w:ascii="Helvetica" w:hAnsi="Helvetica"/>
          <w:lang w:val="en-US"/>
        </w:rPr>
        <w:fldChar w:fldCharType="end"/>
      </w:r>
      <w:r w:rsidRPr="0020397E">
        <w:rPr>
          <w:rFonts w:ascii="Helvetica" w:hAnsi="Helvetica"/>
          <w:lang w:val="en-US"/>
        </w:rPr>
        <w:t xml:space="preserve">. </w:t>
      </w:r>
      <w:r w:rsidR="0065221E" w:rsidRPr="0065221E">
        <w:rPr>
          <w:rFonts w:ascii="Helvetica" w:hAnsi="Helvetica"/>
          <w:lang w:val="en-US"/>
        </w:rPr>
        <w:t xml:space="preserve">Given the compositional difference between </w:t>
      </w:r>
      <w:r w:rsidR="0065221E" w:rsidRPr="0065221E">
        <w:rPr>
          <w:rFonts w:ascii="Helvetica" w:hAnsi="Helvetica"/>
          <w:lang w:val="en-US"/>
        </w:rPr>
        <w:lastRenderedPageBreak/>
        <w:t>communities, this should translate int</w:t>
      </w:r>
      <w:r w:rsidR="0065221E">
        <w:rPr>
          <w:rFonts w:ascii="Helvetica" w:hAnsi="Helvetica"/>
          <w:lang w:val="en-US"/>
        </w:rPr>
        <w:t xml:space="preserve">o observable differences in spectral signatures. </w:t>
      </w:r>
    </w:p>
    <w:p w14:paraId="1E5D0DE6" w14:textId="611FB769" w:rsidR="008163B9" w:rsidRPr="00593F5D" w:rsidRDefault="008163B9"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 xml:space="preserve">If community specific signatures are detected, these should also be observable at remotely sensed scales. The previously cited papers focused on </w:t>
      </w:r>
      <w:r w:rsidR="00432266" w:rsidRPr="00593F5D">
        <w:rPr>
          <w:rFonts w:ascii="Helvetica" w:hAnsi="Helvetica"/>
          <w:lang w:val="en-US"/>
        </w:rPr>
        <w:t>similar biomes (grassland</w:t>
      </w:r>
      <w:r w:rsidR="003D7200">
        <w:rPr>
          <w:rFonts w:ascii="Helvetica" w:hAnsi="Helvetica"/>
          <w:lang w:val="en-US"/>
        </w:rPr>
        <w:t>s</w:t>
      </w:r>
      <w:r w:rsidR="00432266" w:rsidRPr="00593F5D">
        <w:rPr>
          <w:rFonts w:ascii="Helvetica" w:hAnsi="Helvetica"/>
          <w:lang w:val="en-US"/>
        </w:rPr>
        <w:t>/</w:t>
      </w:r>
      <w:r w:rsidR="003D7200" w:rsidRPr="00593F5D">
        <w:rPr>
          <w:rFonts w:ascii="Helvetica" w:hAnsi="Helvetica"/>
          <w:lang w:val="en-US"/>
        </w:rPr>
        <w:t>prairies</w:t>
      </w:r>
      <w:r w:rsidR="00432266" w:rsidRPr="00593F5D">
        <w:rPr>
          <w:rFonts w:ascii="Helvetica" w:hAnsi="Helvetica"/>
          <w:lang w:val="en-US"/>
        </w:rPr>
        <w:t xml:space="preserve">) and had </w:t>
      </w:r>
      <w:r w:rsidR="003D7200">
        <w:rPr>
          <w:rFonts w:ascii="Helvetica" w:hAnsi="Helvetica"/>
          <w:lang w:val="en-US"/>
        </w:rPr>
        <w:t>similar</w:t>
      </w:r>
      <w:r w:rsidR="00432266" w:rsidRPr="00593F5D">
        <w:rPr>
          <w:rFonts w:ascii="Helvetica" w:hAnsi="Helvetica"/>
          <w:lang w:val="en-US"/>
        </w:rPr>
        <w:t xml:space="preserve"> remote sensing resolutions. </w:t>
      </w:r>
    </w:p>
    <w:p w14:paraId="6D2C2585" w14:textId="731FFFFF" w:rsidR="008163B9" w:rsidRDefault="003D7200" w:rsidP="00FF19D7">
      <w:pPr>
        <w:pStyle w:val="NormalWeb"/>
        <w:numPr>
          <w:ilvl w:val="0"/>
          <w:numId w:val="3"/>
        </w:numPr>
        <w:spacing w:line="360" w:lineRule="auto"/>
        <w:jc w:val="both"/>
        <w:rPr>
          <w:rFonts w:ascii="Helvetica" w:hAnsi="Helvetica"/>
          <w:lang w:val="en-US"/>
        </w:rPr>
      </w:pPr>
      <w:r>
        <w:rPr>
          <w:rFonts w:ascii="Helvetica" w:hAnsi="Helvetica"/>
          <w:lang w:val="en-US"/>
        </w:rPr>
        <w:t>I predict t</w:t>
      </w:r>
      <w:r w:rsidR="008163B9" w:rsidRPr="00593F5D">
        <w:rPr>
          <w:rFonts w:ascii="Helvetica" w:hAnsi="Helvetica"/>
          <w:lang w:val="en-US"/>
        </w:rPr>
        <w:t>here will be more variation in hyperspectral signatures among, rather than within, vegetation communities</w:t>
      </w:r>
      <w:r w:rsidR="00A8745B" w:rsidRPr="00593F5D">
        <w:rPr>
          <w:rFonts w:ascii="Helvetica" w:hAnsi="Helvetica"/>
          <w:lang w:val="en-US"/>
        </w:rPr>
        <w:t>. The divergence in vegetation chemical and morphological structure is expected to be greater between communities</w:t>
      </w:r>
      <w:r w:rsidR="00593F5D" w:rsidRPr="00593F5D">
        <w:rPr>
          <w:rFonts w:ascii="Helvetica" w:hAnsi="Helvetica"/>
          <w:lang w:val="en-US"/>
        </w:rPr>
        <w:t xml:space="preserve"> with dissimilar species</w:t>
      </w:r>
      <w:r w:rsidR="00A8745B" w:rsidRPr="00593F5D">
        <w:rPr>
          <w:rFonts w:ascii="Helvetica" w:hAnsi="Helvetica"/>
          <w:lang w:val="en-US"/>
        </w:rPr>
        <w:t xml:space="preserve">, resulting in greater </w:t>
      </w:r>
      <w:r w:rsidR="00593F5D" w:rsidRPr="00593F5D">
        <w:rPr>
          <w:rFonts w:ascii="Helvetica" w:hAnsi="Helvetica"/>
          <w:lang w:val="en-US"/>
        </w:rPr>
        <w:t>variance between observed spectral signatures</w:t>
      </w:r>
    </w:p>
    <w:p w14:paraId="22962806" w14:textId="77777777" w:rsidR="0071218E" w:rsidRPr="00593F5D" w:rsidRDefault="0071218E" w:rsidP="00FF19D7">
      <w:pPr>
        <w:pStyle w:val="NormalWeb"/>
        <w:spacing w:line="360" w:lineRule="auto"/>
        <w:ind w:left="720"/>
        <w:jc w:val="both"/>
        <w:rPr>
          <w:rFonts w:ascii="Helvetica" w:hAnsi="Helvetica"/>
          <w:lang w:val="en-US"/>
        </w:rPr>
      </w:pPr>
    </w:p>
    <w:p w14:paraId="326F60C8" w14:textId="3BBC8FE4" w:rsidR="00593F5D" w:rsidRPr="006C7F86" w:rsidRDefault="00593F5D" w:rsidP="00FF19D7">
      <w:pPr>
        <w:pStyle w:val="NormalWeb"/>
        <w:numPr>
          <w:ilvl w:val="0"/>
          <w:numId w:val="2"/>
        </w:numPr>
        <w:spacing w:line="360" w:lineRule="auto"/>
        <w:jc w:val="both"/>
        <w:rPr>
          <w:rFonts w:ascii="Helvetica" w:hAnsi="Helvetica"/>
          <w:b/>
          <w:bCs/>
          <w:lang w:val="en-US"/>
        </w:rPr>
      </w:pPr>
      <w:r w:rsidRPr="0071218E">
        <w:rPr>
          <w:rFonts w:ascii="Helvetica" w:eastAsiaTheme="minorHAnsi" w:hAnsi="Helvetica" w:cstheme="minorHAnsi"/>
          <w:b/>
          <w:bCs/>
          <w:lang w:val="en-GB"/>
        </w:rPr>
        <w:t>How</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do hyperspectral signatures relate to</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specie</w:t>
      </w:r>
      <w:r w:rsidR="003E3F09">
        <w:rPr>
          <w:rFonts w:ascii="Helvetica" w:eastAsiaTheme="minorHAnsi" w:hAnsi="Helvetica" w:cstheme="minorHAnsi"/>
          <w:b/>
          <w:bCs/>
          <w:lang w:val="en-GB"/>
        </w:rPr>
        <w:t xml:space="preserve">s </w:t>
      </w:r>
      <w:r w:rsidRPr="0071218E">
        <w:rPr>
          <w:rFonts w:ascii="Helvetica" w:eastAsiaTheme="minorHAnsi" w:hAnsi="Helvetica" w:cstheme="minorHAnsi"/>
          <w:b/>
          <w:bCs/>
          <w:lang w:val="en-GB"/>
        </w:rPr>
        <w:t>richness/evenness,</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canopy cover, and percent bare ground?</w:t>
      </w:r>
    </w:p>
    <w:p w14:paraId="15E487FD" w14:textId="5B305B65" w:rsidR="006C7F86" w:rsidRDefault="006C7F86" w:rsidP="00FF19D7">
      <w:pPr>
        <w:pStyle w:val="NormalWeb"/>
        <w:spacing w:line="360" w:lineRule="auto"/>
        <w:jc w:val="both"/>
        <w:rPr>
          <w:rFonts w:ascii="Helvetica" w:hAnsi="Helvetica"/>
          <w:lang w:val="en-US"/>
        </w:rPr>
      </w:pPr>
      <w:r w:rsidRPr="00593F5D">
        <w:rPr>
          <w:rFonts w:ascii="Helvetica" w:hAnsi="Helvetica"/>
          <w:lang w:val="en-US"/>
        </w:rPr>
        <w:t>H</w:t>
      </w:r>
      <w:r>
        <w:rPr>
          <w:rFonts w:ascii="Helvetica" w:hAnsi="Helvetica"/>
          <w:vertAlign w:val="subscript"/>
          <w:lang w:val="en-US"/>
        </w:rPr>
        <w:t>1</w:t>
      </w:r>
      <w:r>
        <w:rPr>
          <w:rFonts w:ascii="Helvetica" w:hAnsi="Helvetica"/>
          <w:lang w:val="en-US"/>
        </w:rPr>
        <w:t xml:space="preserve">: </w:t>
      </w:r>
      <w:r>
        <w:rPr>
          <w:rFonts w:ascii="Helvetica" w:eastAsiaTheme="minorHAnsi" w:hAnsi="Helvetica" w:cstheme="minorHAnsi"/>
          <w:lang w:val="en-US"/>
        </w:rPr>
        <w:t xml:space="preserve">There is a significant positive relationship between 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w:t>
      </w:r>
      <w:r>
        <w:rPr>
          <w:rFonts w:ascii="Helvetica" w:eastAsiaTheme="minorHAnsi" w:hAnsi="Helvetica" w:cstheme="minorHAnsi"/>
          <w:lang w:val="en-GB"/>
        </w:rPr>
        <w:t xml:space="preserve">, </w:t>
      </w:r>
      <w:r w:rsidRPr="00593F5D">
        <w:rPr>
          <w:rFonts w:ascii="Helvetica" w:eastAsiaTheme="minorHAnsi" w:hAnsi="Helvetica" w:cstheme="minorHAnsi"/>
          <w:lang w:val="en-GB"/>
        </w:rPr>
        <w:t>canopy cover, and percent bare ground</w:t>
      </w:r>
      <w:r>
        <w:rPr>
          <w:rFonts w:ascii="Helvetica" w:eastAsiaTheme="minorHAnsi" w:hAnsi="Helvetica" w:cstheme="minorHAnsi"/>
          <w:lang w:val="en-GB"/>
        </w:rPr>
        <w:t>.</w:t>
      </w:r>
    </w:p>
    <w:p w14:paraId="1E0F0461" w14:textId="426E2093" w:rsidR="00593F5D" w:rsidRDefault="00593F5D" w:rsidP="00FF19D7">
      <w:pPr>
        <w:pStyle w:val="NormalWeb"/>
        <w:spacing w:line="360" w:lineRule="auto"/>
        <w:jc w:val="both"/>
        <w:rPr>
          <w:rFonts w:ascii="Helvetica" w:eastAsiaTheme="minorHAnsi" w:hAnsi="Helvetica" w:cstheme="minorHAnsi"/>
          <w:lang w:val="en-GB"/>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w:t>
      </w:r>
      <w:r>
        <w:rPr>
          <w:rFonts w:ascii="Helvetica" w:hAnsi="Helvetica"/>
          <w:lang w:val="en-US"/>
        </w:rPr>
        <w:t xml:space="preserve"> </w:t>
      </w:r>
      <w:r>
        <w:rPr>
          <w:rFonts w:ascii="Helvetica" w:eastAsiaTheme="minorHAnsi" w:hAnsi="Helvetica" w:cstheme="minorHAnsi"/>
          <w:lang w:val="en-US"/>
        </w:rPr>
        <w:t xml:space="preserve">There is no significant relationship between </w:t>
      </w:r>
      <w:r w:rsidR="0065221E">
        <w:rPr>
          <w:rFonts w:ascii="Helvetica" w:eastAsiaTheme="minorHAnsi" w:hAnsi="Helvetica" w:cstheme="minorHAnsi"/>
          <w:lang w:val="en-US"/>
        </w:rPr>
        <w:t xml:space="preserve">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 canopy cover, and percent bare ground</w:t>
      </w:r>
      <w:r>
        <w:rPr>
          <w:rFonts w:ascii="Helvetica" w:eastAsiaTheme="minorHAnsi" w:hAnsi="Helvetica" w:cstheme="minorHAnsi"/>
          <w:lang w:val="en-GB"/>
        </w:rPr>
        <w:t>.</w:t>
      </w:r>
    </w:p>
    <w:p w14:paraId="37B41211" w14:textId="5271F33E" w:rsidR="0065221E" w:rsidRDefault="0065221E" w:rsidP="00FF19D7">
      <w:pPr>
        <w:pStyle w:val="NormalWeb"/>
        <w:spacing w:line="360" w:lineRule="auto"/>
        <w:jc w:val="both"/>
        <w:rPr>
          <w:rFonts w:ascii="Helvetica" w:eastAsiaTheme="minorHAnsi" w:hAnsi="Helvetica" w:cstheme="minorHAnsi"/>
          <w:lang w:val="en-GB"/>
        </w:rPr>
      </w:pPr>
      <w:r w:rsidRPr="006C7F86">
        <w:rPr>
          <w:rFonts w:ascii="Helvetica" w:eastAsiaTheme="minorHAnsi" w:hAnsi="Helvetica" w:cstheme="minorHAnsi"/>
          <w:i/>
          <w:iCs/>
          <w:lang w:val="en-GB"/>
        </w:rPr>
        <w:t>Predictions</w:t>
      </w:r>
      <w:r>
        <w:rPr>
          <w:rFonts w:ascii="Helvetica" w:eastAsiaTheme="minorHAnsi" w:hAnsi="Helvetica" w:cstheme="minorHAnsi"/>
          <w:lang w:val="en-GB"/>
        </w:rPr>
        <w:t xml:space="preserve">: </w:t>
      </w:r>
    </w:p>
    <w:p w14:paraId="4099A962" w14:textId="245BB10E"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There should exist at least a correlational relationship between</w:t>
      </w:r>
      <w:r>
        <w:rPr>
          <w:rFonts w:ascii="Helvetica" w:eastAsiaTheme="minorHAnsi" w:hAnsi="Helvetica" w:cstheme="minorHAnsi"/>
          <w:lang w:val="en-GB"/>
        </w:rPr>
        <w:t xml:space="preserve"> </w:t>
      </w:r>
      <w:r w:rsidRPr="0071218E">
        <w:rPr>
          <w:rFonts w:ascii="Helvetica" w:eastAsiaTheme="minorHAnsi" w:hAnsi="Helvetica" w:cstheme="minorHAnsi"/>
          <w:lang w:val="en-GB"/>
        </w:rPr>
        <w:t>biodiversity</w:t>
      </w:r>
      <w:r>
        <w:rPr>
          <w:rFonts w:ascii="Helvetica" w:eastAsiaTheme="minorHAnsi" w:hAnsi="Helvetica" w:cstheme="minorHAnsi"/>
          <w:lang w:val="en-GB"/>
        </w:rPr>
        <w:t xml:space="preserve"> and the variance in </w:t>
      </w:r>
      <w:r w:rsidRPr="0071218E">
        <w:rPr>
          <w:rFonts w:ascii="Helvetica" w:eastAsiaTheme="minorHAnsi" w:hAnsi="Helvetica" w:cstheme="minorHAnsi"/>
          <w:lang w:val="en-GB"/>
        </w:rPr>
        <w:t>spectral signatures. At increased observations scales, canopy cover and especially bare ground visibility will begin to have a significant impact on observed spectral diversity and the subsequent biodiversity predictions (</w:t>
      </w:r>
      <w:proofErr w:type="spellStart"/>
      <w:r w:rsidRPr="0071218E">
        <w:rPr>
          <w:rFonts w:ascii="Helvetica" w:eastAsiaTheme="minorHAnsi" w:hAnsi="Helvetica" w:cstheme="minorHAnsi"/>
          <w:lang w:val="en-GB"/>
        </w:rPr>
        <w:t>Ollinger</w:t>
      </w:r>
      <w:proofErr w:type="spellEnd"/>
      <w:r w:rsidRPr="0071218E">
        <w:rPr>
          <w:rFonts w:ascii="Helvetica" w:eastAsiaTheme="minorHAnsi" w:hAnsi="Helvetica" w:cstheme="minorHAnsi"/>
          <w:lang w:val="en-GB"/>
        </w:rPr>
        <w:t>, 2011</w:t>
      </w:r>
      <w:r w:rsidR="000E2ADD">
        <w:rPr>
          <w:rFonts w:ascii="Helvetica" w:eastAsiaTheme="minorHAnsi" w:hAnsi="Helvetica" w:cstheme="minorHAnsi"/>
          <w:lang w:val="en-GB"/>
        </w:rPr>
        <w:t xml:space="preserve">; </w:t>
      </w:r>
      <w:proofErr w:type="spellStart"/>
      <w:r w:rsidRPr="0071218E">
        <w:rPr>
          <w:rFonts w:ascii="Helvetica" w:eastAsiaTheme="minorHAnsi" w:hAnsi="Helvetica" w:cstheme="minorHAnsi"/>
          <w:lang w:val="en-GB"/>
        </w:rPr>
        <w:t>Gholizadeh</w:t>
      </w:r>
      <w:proofErr w:type="spellEnd"/>
      <w:r w:rsidRPr="0071218E">
        <w:rPr>
          <w:rFonts w:ascii="Helvetica" w:eastAsiaTheme="minorHAnsi" w:hAnsi="Helvetica" w:cstheme="minorHAnsi"/>
          <w:lang w:val="en-GB"/>
        </w:rPr>
        <w:t xml:space="preserve"> et al., 2018).</w:t>
      </w:r>
    </w:p>
    <w:p w14:paraId="6CA427CC" w14:textId="77777777" w:rsidR="00EB032A" w:rsidRPr="00EB032A" w:rsidRDefault="00EB032A" w:rsidP="00FF19D7">
      <w:pPr>
        <w:pStyle w:val="NormalWeb"/>
        <w:spacing w:line="360" w:lineRule="auto"/>
        <w:ind w:left="720"/>
        <w:jc w:val="both"/>
        <w:rPr>
          <w:rFonts w:ascii="Helvetica" w:eastAsiaTheme="minorHAnsi" w:hAnsi="Helvetica" w:cstheme="minorHAnsi"/>
          <w:lang w:val="en-GB"/>
        </w:rPr>
      </w:pPr>
    </w:p>
    <w:p w14:paraId="3B493038" w14:textId="6E7764FF" w:rsidR="006C7F86" w:rsidRPr="006C7F86" w:rsidRDefault="0071218E" w:rsidP="00FF19D7">
      <w:pPr>
        <w:pStyle w:val="NormalWeb"/>
        <w:numPr>
          <w:ilvl w:val="0"/>
          <w:numId w:val="2"/>
        </w:numPr>
        <w:spacing w:line="360" w:lineRule="auto"/>
        <w:ind w:left="360"/>
        <w:jc w:val="both"/>
        <w:rPr>
          <w:rFonts w:ascii="Helvetica" w:eastAsiaTheme="minorHAnsi" w:hAnsi="Helvetica" w:cstheme="minorHAnsi"/>
          <w:b/>
          <w:bCs/>
          <w:lang w:val="en-US"/>
        </w:rPr>
      </w:pPr>
      <w:r w:rsidRPr="007E657D">
        <w:rPr>
          <w:rFonts w:ascii="Helvetica" w:eastAsiaTheme="minorHAnsi" w:hAnsi="Helvetica" w:cstheme="minorHAnsi"/>
          <w:b/>
          <w:bCs/>
          <w:lang w:val="en-GB"/>
        </w:rPr>
        <w:t>At what scale/resolution (</w:t>
      </w:r>
      <w:r w:rsidR="006C7F86">
        <w:rPr>
          <w:rFonts w:ascii="Helvetica" w:eastAsiaTheme="minorHAnsi" w:hAnsi="Helvetica" w:cstheme="minorHAnsi"/>
          <w:b/>
          <w:bCs/>
          <w:lang w:val="en-GB"/>
        </w:rPr>
        <w:t xml:space="preserve">plot, </w:t>
      </w:r>
      <w:r w:rsidRPr="007E657D">
        <w:rPr>
          <w:rFonts w:ascii="Helvetica" w:eastAsiaTheme="minorHAnsi" w:hAnsi="Helvetica" w:cstheme="minorHAnsi"/>
          <w:b/>
          <w:bCs/>
          <w:lang w:val="en-GB"/>
        </w:rPr>
        <w:t xml:space="preserve">drone, plane) can </w:t>
      </w:r>
      <w:r w:rsidR="006C7F86">
        <w:rPr>
          <w:rFonts w:ascii="Helvetica" w:eastAsiaTheme="minorHAnsi" w:hAnsi="Helvetica" w:cstheme="minorHAnsi"/>
          <w:b/>
          <w:bCs/>
          <w:lang w:val="en-GB"/>
        </w:rPr>
        <w:t xml:space="preserve">hyperspectral </w:t>
      </w:r>
      <w:r w:rsidRPr="007E657D">
        <w:rPr>
          <w:rFonts w:ascii="Helvetica" w:eastAsiaTheme="minorHAnsi" w:hAnsi="Helvetica" w:cstheme="minorHAnsi"/>
          <w:b/>
          <w:bCs/>
          <w:lang w:val="en-GB"/>
        </w:rPr>
        <w:t xml:space="preserve">data be applied before </w:t>
      </w:r>
      <w:r w:rsidR="006C7F86">
        <w:rPr>
          <w:rFonts w:ascii="Helvetica" w:eastAsiaTheme="minorHAnsi" w:hAnsi="Helvetica" w:cstheme="minorHAnsi"/>
          <w:b/>
          <w:bCs/>
          <w:lang w:val="en-GB"/>
        </w:rPr>
        <w:t xml:space="preserve">significant </w:t>
      </w:r>
      <w:r w:rsidR="00FE47A2">
        <w:rPr>
          <w:rFonts w:ascii="Helvetica" w:eastAsiaTheme="minorHAnsi" w:hAnsi="Helvetica" w:cstheme="minorHAnsi"/>
          <w:b/>
          <w:bCs/>
          <w:lang w:val="en-GB"/>
        </w:rPr>
        <w:t>biodiversity</w:t>
      </w:r>
      <w:r w:rsidRPr="007E657D">
        <w:rPr>
          <w:rFonts w:ascii="Helvetica" w:eastAsiaTheme="minorHAnsi" w:hAnsi="Helvetica" w:cstheme="minorHAnsi"/>
          <w:b/>
          <w:bCs/>
          <w:lang w:val="en-GB"/>
        </w:rPr>
        <w:t xml:space="preserve"> relationships can no longer be observed? </w:t>
      </w:r>
    </w:p>
    <w:p w14:paraId="4C5A6940" w14:textId="3454ACAE" w:rsidR="0071218E" w:rsidRPr="007E657D" w:rsidRDefault="0071218E" w:rsidP="00FF19D7">
      <w:pPr>
        <w:pStyle w:val="NormalWeb"/>
        <w:spacing w:line="360" w:lineRule="auto"/>
        <w:jc w:val="both"/>
        <w:rPr>
          <w:rFonts w:ascii="Helvetica" w:eastAsiaTheme="minorHAnsi" w:hAnsi="Helvetica" w:cstheme="minorHAnsi"/>
          <w:b/>
          <w:bCs/>
          <w:lang w:val="en-US"/>
        </w:rPr>
      </w:pPr>
      <w:r w:rsidRPr="006C7F86">
        <w:rPr>
          <w:rFonts w:ascii="Helvetica" w:eastAsiaTheme="minorHAnsi" w:hAnsi="Helvetica" w:cstheme="minorHAnsi"/>
          <w:i/>
          <w:iCs/>
          <w:u w:val="single"/>
          <w:lang w:val="en-US"/>
        </w:rPr>
        <w:lastRenderedPageBreak/>
        <w:t>Predictions</w:t>
      </w:r>
      <w:r w:rsidRPr="007E657D">
        <w:rPr>
          <w:rFonts w:ascii="Helvetica" w:eastAsiaTheme="minorHAnsi" w:hAnsi="Helvetica" w:cstheme="minorHAnsi"/>
          <w:lang w:val="en-US"/>
        </w:rPr>
        <w:t xml:space="preserve">: </w:t>
      </w:r>
    </w:p>
    <w:p w14:paraId="5BABDA42" w14:textId="7097A269"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This depends on the</w:t>
      </w:r>
      <w:r>
        <w:rPr>
          <w:rFonts w:ascii="Helvetica" w:eastAsiaTheme="minorHAnsi" w:hAnsi="Helvetica" w:cstheme="minorHAnsi"/>
          <w:lang w:val="en-GB"/>
        </w:rPr>
        <w:t xml:space="preserve"> positively predicted</w:t>
      </w:r>
      <w:r w:rsidRPr="0071218E">
        <w:rPr>
          <w:rFonts w:ascii="Helvetica" w:eastAsiaTheme="minorHAnsi" w:hAnsi="Helvetica" w:cstheme="minorHAnsi"/>
          <w:lang w:val="en-GB"/>
        </w:rPr>
        <w:t xml:space="preserve"> effect</w:t>
      </w:r>
      <w:r w:rsidR="0020397E">
        <w:rPr>
          <w:rFonts w:ascii="Helvetica" w:eastAsiaTheme="minorHAnsi" w:hAnsi="Helvetica" w:cstheme="minorHAnsi"/>
          <w:lang w:val="en-GB"/>
        </w:rPr>
        <w:t>-</w:t>
      </w:r>
      <w:r w:rsidRPr="0071218E">
        <w:rPr>
          <w:rFonts w:ascii="Helvetica" w:eastAsiaTheme="minorHAnsi" w:hAnsi="Helvetica" w:cstheme="minorHAnsi"/>
          <w:lang w:val="en-GB"/>
        </w:rPr>
        <w:t>size of the relationship between spectral signature and biodiversity. If sufficiently large, even considering diminished resolution and the inclusion of increased environmental variation, the relationship could hold true.</w:t>
      </w:r>
    </w:p>
    <w:p w14:paraId="043E862B" w14:textId="77777777" w:rsidR="00EB032A" w:rsidRDefault="00EB032A" w:rsidP="00FF19D7">
      <w:pPr>
        <w:pStyle w:val="NormalWeb"/>
        <w:spacing w:line="360" w:lineRule="auto"/>
        <w:ind w:left="720"/>
        <w:jc w:val="both"/>
        <w:rPr>
          <w:rFonts w:ascii="Helvetica" w:eastAsiaTheme="minorHAnsi" w:hAnsi="Helvetica" w:cstheme="minorHAnsi"/>
          <w:lang w:val="en-GB"/>
        </w:rPr>
      </w:pPr>
    </w:p>
    <w:p w14:paraId="01F2A65F" w14:textId="77777777" w:rsidR="0071218E" w:rsidRDefault="0071218E" w:rsidP="00FF19D7">
      <w:pPr>
        <w:pStyle w:val="NormalWeb"/>
        <w:numPr>
          <w:ilvl w:val="0"/>
          <w:numId w:val="2"/>
        </w:numPr>
        <w:spacing w:line="360" w:lineRule="auto"/>
        <w:jc w:val="both"/>
        <w:rPr>
          <w:rFonts w:ascii="Helvetica" w:eastAsiaTheme="minorHAnsi" w:hAnsi="Helvetica" w:cstheme="minorHAnsi"/>
          <w:b/>
          <w:bCs/>
          <w:lang w:val="en-GB"/>
        </w:rPr>
      </w:pPr>
      <w:r w:rsidRPr="0071218E">
        <w:rPr>
          <w:rFonts w:ascii="Helvetica" w:eastAsiaTheme="minorHAnsi" w:hAnsi="Helvetica" w:cstheme="minorHAnsi"/>
          <w:b/>
          <w:bCs/>
          <w:lang w:val="en-GB"/>
        </w:rPr>
        <w:t>Can spectral diversity be scaled beyond individual vegetation communities? Can local or regional mappings be produced of e.g. richness?</w:t>
      </w:r>
    </w:p>
    <w:p w14:paraId="328AB7BF" w14:textId="50FA06FB" w:rsidR="0071218E" w:rsidRPr="0071218E" w:rsidRDefault="0071218E" w:rsidP="00FF19D7">
      <w:pPr>
        <w:pStyle w:val="NormalWeb"/>
        <w:spacing w:line="360" w:lineRule="auto"/>
        <w:ind w:left="360"/>
        <w:jc w:val="both"/>
        <w:rPr>
          <w:rFonts w:ascii="Helvetica" w:eastAsiaTheme="minorHAnsi" w:hAnsi="Helvetica" w:cstheme="minorHAnsi"/>
          <w:b/>
          <w:bCs/>
          <w:lang w:val="en-GB"/>
        </w:rPr>
      </w:pPr>
      <w:r w:rsidRPr="0071218E">
        <w:rPr>
          <w:rFonts w:ascii="Helvetica" w:eastAsiaTheme="minorHAnsi" w:hAnsi="Helvetica" w:cstheme="minorHAnsi"/>
          <w:lang w:val="en-GB"/>
        </w:rPr>
        <w:t>If attempted</w:t>
      </w:r>
      <w:r w:rsidR="005977A9">
        <w:rPr>
          <w:rFonts w:ascii="Helvetica" w:eastAsiaTheme="minorHAnsi" w:hAnsi="Helvetica" w:cstheme="minorHAnsi"/>
          <w:lang w:val="en-GB"/>
        </w:rPr>
        <w:t>,</w:t>
      </w:r>
      <w:r w:rsidRPr="0071218E">
        <w:rPr>
          <w:rFonts w:ascii="Helvetica" w:eastAsiaTheme="minorHAnsi" w:hAnsi="Helvetica" w:cstheme="minorHAnsi"/>
          <w:lang w:val="en-GB"/>
        </w:rPr>
        <w:t xml:space="preserve"> the produced map will be more a test of feasibility and exploratory exercise. As much of the vegetative variation isn’t accounted for in the spectral diversity to biodiversity model and only 12 plots exist to validate the final output, a high variance between estimated and true biodiversity is to be expected. </w:t>
      </w:r>
    </w:p>
    <w:p w14:paraId="0948F434"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 xml:space="preserve">Methods </w:t>
      </w:r>
    </w:p>
    <w:p w14:paraId="4ECD187A" w14:textId="244B0A63" w:rsidR="00361AF2" w:rsidRDefault="00361AF2" w:rsidP="00FF19D7">
      <w:pPr>
        <w:spacing w:line="360" w:lineRule="auto"/>
        <w:jc w:val="both"/>
        <w:rPr>
          <w:rFonts w:ascii="Helvetica" w:hAnsi="Helvetica" w:cstheme="minorHAnsi"/>
          <w:lang w:val="en-GB"/>
        </w:rPr>
      </w:pPr>
    </w:p>
    <w:p w14:paraId="6DDA3F98" w14:textId="79472B3C" w:rsidR="0085218E" w:rsidRPr="0085218E" w:rsidRDefault="003E0A34" w:rsidP="00FF19D7">
      <w:pPr>
        <w:pStyle w:val="NormalWeb"/>
        <w:spacing w:line="360" w:lineRule="auto"/>
        <w:jc w:val="both"/>
        <w:rPr>
          <w:rFonts w:ascii="Helvetica" w:hAnsi="Helvetica"/>
          <w:lang w:val="en-US"/>
        </w:rPr>
      </w:pPr>
      <w:commentRangeStart w:id="11"/>
      <w:commentRangeEnd w:id="11"/>
      <w:r>
        <w:rPr>
          <w:rStyle w:val="CommentReference"/>
          <w:lang w:val="de-DE"/>
        </w:rPr>
        <w:commentReference w:id="11"/>
      </w:r>
    </w:p>
    <w:p w14:paraId="2D30D2E5" w14:textId="33700E42" w:rsidR="00361AF2" w:rsidRDefault="00346FAF" w:rsidP="00FF19D7">
      <w:pPr>
        <w:spacing w:line="360" w:lineRule="auto"/>
        <w:jc w:val="both"/>
        <w:rPr>
          <w:rFonts w:ascii="Helvetica" w:hAnsi="Helvetica" w:cstheme="minorHAnsi"/>
          <w:lang w:val="en-GB"/>
        </w:rPr>
      </w:pPr>
      <w:r>
        <w:rPr>
          <w:rFonts w:ascii="Helvetica" w:hAnsi="Helvetica" w:cstheme="minorHAnsi"/>
          <w:lang w:val="en-GB"/>
        </w:rPr>
        <w:t>Spatial variations in spectral reflectance are used to determine the</w:t>
      </w:r>
      <w:r w:rsidR="00361AF2" w:rsidRPr="0040037A">
        <w:rPr>
          <w:rFonts w:ascii="Helvetica" w:hAnsi="Helvetica" w:cstheme="minorHAnsi"/>
          <w:lang w:val="en-GB"/>
        </w:rPr>
        <w:t xml:space="preserve"> spectral signature of a vegetation community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{"citationID":"PPeclKEd","properties":{"formattedCitation":"(Rocchini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The coefficient of variation (CV) of spectral reflectance (equation 1), will be used as the spectral diversity metric for this study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{"citationID":"QetmdzRR","properties":{"formattedCitation":"(Wang,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noProof/>
          <w:lang w:val="en-GB"/>
        </w:rPr>
        <w:t>(Wang, Gamon, Cavender-Bares, et al., 2018b)</w:t>
      </w:r>
      <w:r w:rsidR="00361AF2" w:rsidRPr="0040037A">
        <w:rPr>
          <w:rFonts w:ascii="Helvetica" w:hAnsi="Helvetica" w:cstheme="minorHAnsi"/>
          <w:lang w:val="en-GB"/>
        </w:rPr>
        <w:fldChar w:fldCharType="end"/>
      </w:r>
      <w:r w:rsidR="00361AF2" w:rsidRPr="0040037A">
        <w:rPr>
          <w:rFonts w:ascii="Helvetica" w:hAnsi="Helvetica" w:cstheme="minorHAnsi"/>
          <w:lang w:val="en-GB"/>
        </w:rPr>
        <w:t>. Here the average variation between all spectral bands is calculated in pixels within a plot (kernel size for remote sensing likely same).</w:t>
      </w:r>
    </w:p>
    <w:p w14:paraId="7129072E" w14:textId="77777777" w:rsidR="00D7469B" w:rsidRPr="0040037A" w:rsidRDefault="00D7469B" w:rsidP="00FF19D7">
      <w:pPr>
        <w:spacing w:line="360" w:lineRule="auto"/>
        <w:jc w:val="both"/>
        <w:rPr>
          <w:rFonts w:ascii="Helvetica" w:hAnsi="Helvetica" w:cstheme="minorHAnsi"/>
          <w:lang w:val="en-GB"/>
        </w:rPr>
      </w:pPr>
    </w:p>
    <w:p w14:paraId="73426CDC" w14:textId="29D338B0" w:rsidR="001F3B95" w:rsidRDefault="00361AF2" w:rsidP="00FF19D7">
      <w:pPr>
        <w:spacing w:line="360" w:lineRule="auto"/>
        <w:jc w:val="both"/>
        <w:rPr>
          <w:rFonts w:ascii="Helvetica" w:hAnsi="Helvetica" w:cstheme="minorHAnsi"/>
          <w:lang w:val="en-GB"/>
        </w:rPr>
      </w:pPr>
      <w:r w:rsidRPr="0040037A">
        <w:rPr>
          <w:rFonts w:ascii="Helvetica" w:hAnsi="Helvetica" w:cstheme="minorHAnsi"/>
          <w:lang w:val="en-GB"/>
        </w:rPr>
        <w:t>(1</w:t>
      </w:r>
      <w:r w:rsidR="001F3B95">
        <w:rPr>
          <w:rFonts w:ascii="Helvetica" w:hAnsi="Helvetica" w:cstheme="minorHAnsi"/>
          <w:lang w:val="en-GB"/>
        </w:rPr>
        <w:t>)</w:t>
      </w:r>
    </w:p>
    <w:p w14:paraId="5E7222BB" w14:textId="57BCC8D8" w:rsidR="00361AF2" w:rsidRPr="001F3B95" w:rsidRDefault="00C40E5D" w:rsidP="00FF19D7">
      <w:pPr>
        <w:spacing w:line="360" w:lineRule="auto"/>
        <w:jc w:val="both"/>
        <w:rPr>
          <w:rFonts w:ascii="Helvetica" w:hAnsi="Helvetica" w:cstheme="minorHAnsi"/>
          <w:sz w:val="28"/>
          <w:szCs w:val="28"/>
          <w:lang w:val="en-GB"/>
        </w:rPr>
      </w:pPr>
      <m:oMathPara>
        <m:oMath>
          <m:sSub>
            <m:sSubPr>
              <m:ctrlPr>
                <w:ins w:id="12" w:author="Unknown" w:date="2020-01-30T08:54:00Z">
                  <w:rPr>
                    <w:rFonts w:ascii="Cambria Math" w:hAnsi="Cambria Math" w:cstheme="minorHAnsi"/>
                    <w:i/>
                    <w:sz w:val="28"/>
                    <w:szCs w:val="28"/>
                    <w:lang w:val="en-GB"/>
                  </w:rPr>
                </w:ins>
              </m:ctrlPr>
            </m:sSubPr>
            <m:e>
              <m:r>
                <w:rPr>
                  <w:rFonts w:ascii="Cambria Math" w:hAnsi="Cambria Math" w:cstheme="minorHAnsi"/>
                  <w:sz w:val="28"/>
                  <w:szCs w:val="28"/>
                  <w:lang w:val="en-GB"/>
                </w:rPr>
                <m:t>CV</m:t>
              </m:r>
            </m:e>
            <m:sub>
              <m:r>
                <w:rPr>
                  <w:rFonts w:ascii="Cambria Math" w:hAnsi="Cambria Math" w:cstheme="minorHAnsi"/>
                  <w:sz w:val="28"/>
                  <w:szCs w:val="28"/>
                  <w:lang w:val="en-GB"/>
                </w:rPr>
                <m:t xml:space="preserve">image </m:t>
              </m:r>
            </m:sub>
          </m:sSub>
          <m:r>
            <w:rPr>
              <w:rFonts w:ascii="Cambria Math" w:hAnsi="Cambria Math" w:cstheme="minorHAnsi"/>
              <w:sz w:val="28"/>
              <w:szCs w:val="28"/>
              <w:lang w:val="en-GB"/>
            </w:rPr>
            <m:t xml:space="preserve">= </m:t>
          </m:r>
          <m:f>
            <m:fPr>
              <m:ctrlPr>
                <w:ins w:id="13" w:author="Unknown" w:date="2020-01-30T08:54:00Z">
                  <w:rPr>
                    <w:rFonts w:ascii="Cambria Math" w:hAnsi="Cambria Math" w:cstheme="minorHAnsi"/>
                    <w:i/>
                    <w:sz w:val="28"/>
                    <w:szCs w:val="28"/>
                    <w:lang w:val="en-GB"/>
                  </w:rPr>
                </w:ins>
              </m:ctrlPr>
            </m:fPr>
            <m:num>
              <m:nary>
                <m:naryPr>
                  <m:chr m:val="∑"/>
                  <m:limLoc m:val="undOvr"/>
                  <m:ctrlPr>
                    <w:ins w:id="14" w:author="Unknown" w:date="2020-01-30T08:54:00Z">
                      <w:rPr>
                        <w:rFonts w:ascii="Cambria Math" w:hAnsi="Cambria Math" w:cstheme="minorHAnsi"/>
                        <w:i/>
                        <w:sz w:val="28"/>
                        <w:szCs w:val="28"/>
                        <w:lang w:val="en-GB"/>
                      </w:rPr>
                    </w:ins>
                  </m:ctrlPr>
                </m:naryPr>
                <m:sub>
                  <m:r>
                    <w:rPr>
                      <w:rFonts w:ascii="Cambria Math" w:hAnsi="Cambria Math" w:cstheme="minorHAnsi"/>
                      <w:sz w:val="28"/>
                      <w:szCs w:val="28"/>
                      <w:lang w:val="en-GB"/>
                    </w:rPr>
                    <m:t>λ=430</m:t>
                  </m:r>
                </m:sub>
                <m:sup>
                  <m:r>
                    <w:rPr>
                      <w:rFonts w:ascii="Cambria Math" w:hAnsi="Cambria Math" w:cstheme="minorHAnsi"/>
                      <w:sz w:val="28"/>
                      <w:szCs w:val="28"/>
                      <w:lang w:val="en-GB"/>
                    </w:rPr>
                    <m:t>925</m:t>
                  </m:r>
                </m:sup>
                <m:e>
                  <m:r>
                    <w:rPr>
                      <w:rFonts w:ascii="Cambria Math" w:hAnsi="Cambria Math" w:cstheme="minorHAnsi"/>
                      <w:sz w:val="28"/>
                      <w:szCs w:val="28"/>
                      <w:lang w:val="en-GB"/>
                    </w:rPr>
                    <m:t>(</m:t>
                  </m:r>
                  <m:f>
                    <m:fPr>
                      <m:ctrlPr>
                        <w:ins w:id="15" w:author="Unknown" w:date="2020-01-30T08:54:00Z">
                          <w:rPr>
                            <w:rFonts w:ascii="Cambria Math" w:hAnsi="Cambria Math" w:cstheme="minorHAnsi"/>
                            <w:i/>
                            <w:sz w:val="28"/>
                            <w:szCs w:val="28"/>
                            <w:lang w:val="en-GB"/>
                          </w:rPr>
                        </w:ins>
                      </m:ctrlPr>
                    </m:fPr>
                    <m:num>
                      <m:r>
                        <w:rPr>
                          <w:rFonts w:ascii="Cambria Math" w:hAnsi="Cambria Math" w:cstheme="minorHAnsi"/>
                          <w:sz w:val="28"/>
                          <w:szCs w:val="28"/>
                          <w:lang w:val="en-GB"/>
                        </w:rPr>
                        <m:t xml:space="preserve"> </m:t>
                      </m:r>
                      <m:r>
                        <m:rPr>
                          <m:sty m:val="p"/>
                        </m:rPr>
                        <w:rPr>
                          <w:rFonts w:ascii="Cambria Math" w:hAnsi="Cambria Math" w:cs="Arial"/>
                          <w:color w:val="222222"/>
                          <w:sz w:val="28"/>
                          <w:szCs w:val="28"/>
                          <w:shd w:val="clear" w:color="auto" w:fill="FFFFFF"/>
                        </w:rPr>
                        <m:t>σ</m:t>
                      </m:r>
                      <m:r>
                        <w:rPr>
                          <w:rFonts w:ascii="Cambria Math" w:hAnsi="Cambria Math" w:cstheme="minorHAnsi"/>
                          <w:sz w:val="28"/>
                          <w:szCs w:val="28"/>
                          <w:lang w:val="en-GB"/>
                        </w:rPr>
                        <m:t>(ρλ)</m:t>
                      </m:r>
                    </m:num>
                    <m:den>
                      <m:r>
                        <w:rPr>
                          <w:rFonts w:ascii="Cambria Math" w:hAnsi="Cambria Math" w:cstheme="minorHAnsi"/>
                          <w:sz w:val="28"/>
                          <w:szCs w:val="28"/>
                          <w:lang w:val="en-GB"/>
                        </w:rPr>
                        <m:t>μ(ρλ)</m:t>
                      </m:r>
                    </m:den>
                  </m:f>
                </m:e>
              </m:nary>
              <m:r>
                <w:rPr>
                  <w:rFonts w:ascii="Cambria Math" w:hAnsi="Cambria Math" w:cstheme="minorHAnsi"/>
                  <w:sz w:val="28"/>
                  <w:szCs w:val="28"/>
                  <w:lang w:val="en-GB"/>
                </w:rPr>
                <m:t>)</m:t>
              </m:r>
            </m:num>
            <m:den>
              <m:r>
                <w:rPr>
                  <w:rFonts w:ascii="Cambria Math" w:hAnsi="Cambria Math" w:cstheme="minorHAnsi"/>
                  <w:sz w:val="28"/>
                  <w:szCs w:val="28"/>
                  <w:lang w:val="en-GB"/>
                </w:rPr>
                <m:t>number of bands</m:t>
              </m:r>
            </m:den>
          </m:f>
        </m:oMath>
      </m:oMathPara>
    </w:p>
    <w:p w14:paraId="1EBE6994" w14:textId="77777777" w:rsidR="001F3B95" w:rsidRPr="001F3B95" w:rsidRDefault="001F3B95" w:rsidP="00FF19D7">
      <w:pPr>
        <w:spacing w:line="360" w:lineRule="auto"/>
        <w:jc w:val="both"/>
        <w:rPr>
          <w:rFonts w:ascii="Helvetica" w:hAnsi="Helvetica" w:cstheme="minorHAnsi"/>
          <w:sz w:val="28"/>
          <w:szCs w:val="28"/>
          <w:lang w:val="en-GB"/>
        </w:rPr>
      </w:pPr>
    </w:p>
    <w:p w14:paraId="5BAB4E60" w14:textId="3E2040FE" w:rsidR="00361AF2" w:rsidRPr="0020293C" w:rsidRDefault="00361AF2" w:rsidP="0020293C">
      <w:proofErr w:type="spellStart"/>
      <w:r w:rsidRPr="0040037A">
        <w:rPr>
          <w:rFonts w:ascii="Helvetica" w:hAnsi="Helvetica" w:cstheme="minorHAnsi"/>
          <w:i/>
          <w:iCs/>
          <w:sz w:val="20"/>
          <w:szCs w:val="20"/>
          <w:lang w:val="en-GB"/>
        </w:rPr>
        <w:lastRenderedPageBreak/>
        <w:t>ρλ</w:t>
      </w:r>
      <w:proofErr w:type="spellEnd"/>
      <w:r w:rsidRPr="0040037A">
        <w:rPr>
          <w:rFonts w:ascii="Helvetica" w:hAnsi="Helvetica" w:cstheme="minorHAnsi"/>
          <w:i/>
          <w:iCs/>
          <w:sz w:val="20"/>
          <w:szCs w:val="20"/>
          <w:lang w:val="en-GB"/>
        </w:rPr>
        <w:t> </w:t>
      </w:r>
      <w:r w:rsidR="0020293C">
        <w:rPr>
          <w:rFonts w:ascii="Helvetica" w:hAnsi="Helvetica" w:cstheme="minorHAnsi"/>
          <w:i/>
          <w:iCs/>
          <w:sz w:val="20"/>
          <w:szCs w:val="20"/>
          <w:lang w:val="en-GB"/>
        </w:rPr>
        <w:t>is</w:t>
      </w:r>
      <w:r w:rsidRPr="0040037A">
        <w:rPr>
          <w:rFonts w:ascii="Helvetica" w:hAnsi="Helvetica" w:cstheme="minorHAnsi"/>
          <w:i/>
          <w:iCs/>
          <w:sz w:val="20"/>
          <w:szCs w:val="20"/>
          <w:lang w:val="en-GB"/>
        </w:rPr>
        <w:t xml:space="preserve"> the reflectance at wavelength λ</w:t>
      </w:r>
      <w:r w:rsidR="0020293C">
        <w:rPr>
          <w:rFonts w:ascii="Helvetica" w:hAnsi="Helvetica" w:cstheme="minorHAnsi"/>
          <w:i/>
          <w:iCs/>
          <w:sz w:val="20"/>
          <w:szCs w:val="20"/>
          <w:lang w:val="en-GB"/>
        </w:rPr>
        <w:t xml:space="preserve">. </w:t>
      </w:r>
      <w:r w:rsidR="0020293C">
        <w:rPr>
          <w:rFonts w:ascii="Arial" w:hAnsi="Arial" w:cs="Arial"/>
          <w:color w:val="222222"/>
          <w:sz w:val="21"/>
          <w:szCs w:val="21"/>
          <w:shd w:val="clear" w:color="auto" w:fill="FFFFFF"/>
        </w:rPr>
        <w:t>σ</w:t>
      </w:r>
      <w:r w:rsidR="0020293C" w:rsidRPr="0040037A">
        <w:rPr>
          <w:rFonts w:ascii="Helvetica" w:hAnsi="Helvetica" w:cstheme="minorHAnsi"/>
          <w:i/>
          <w:iCs/>
          <w:sz w:val="20"/>
          <w:szCs w:val="20"/>
          <w:lang w:val="en-GB"/>
        </w:rPr>
        <w:t>(</w:t>
      </w:r>
      <w:proofErr w:type="spellStart"/>
      <w:r w:rsidR="0020293C" w:rsidRPr="0040037A">
        <w:rPr>
          <w:rFonts w:ascii="Helvetica" w:hAnsi="Helvetica" w:cstheme="minorHAnsi"/>
          <w:i/>
          <w:iCs/>
          <w:sz w:val="20"/>
          <w:szCs w:val="20"/>
          <w:lang w:val="en-GB"/>
        </w:rPr>
        <w:t>ρλ</w:t>
      </w:r>
      <w:proofErr w:type="spellEnd"/>
      <w:r w:rsidR="0020293C" w:rsidRPr="0040037A">
        <w:rPr>
          <w:rFonts w:ascii="Helvetica" w:hAnsi="Helvetica" w:cstheme="minorHAnsi"/>
          <w:i/>
          <w:iCs/>
          <w:sz w:val="20"/>
          <w:szCs w:val="20"/>
          <w:lang w:val="en-GB"/>
        </w:rPr>
        <w:t>)</w:t>
      </w:r>
      <w:r w:rsidRPr="0040037A">
        <w:rPr>
          <w:rFonts w:ascii="Helvetica" w:hAnsi="Helvetica" w:cstheme="minorHAnsi"/>
          <w:i/>
          <w:iCs/>
          <w:sz w:val="20"/>
          <w:szCs w:val="20"/>
          <w:lang w:val="en-GB"/>
        </w:rPr>
        <w:t> and μ(</w:t>
      </w:r>
      <w:proofErr w:type="spellStart"/>
      <w:r w:rsidRPr="0040037A">
        <w:rPr>
          <w:rFonts w:ascii="Helvetica" w:hAnsi="Helvetica" w:cstheme="minorHAnsi"/>
          <w:i/>
          <w:iCs/>
          <w:sz w:val="20"/>
          <w:szCs w:val="20"/>
          <w:lang w:val="en-GB"/>
        </w:rPr>
        <w:t>ρλ</w:t>
      </w:r>
      <w:proofErr w:type="spellEnd"/>
      <w:r w:rsidRPr="0040037A">
        <w:rPr>
          <w:rFonts w:ascii="Helvetica" w:hAnsi="Helvetica" w:cstheme="minorHAnsi"/>
          <w:i/>
          <w:iCs/>
          <w:sz w:val="20"/>
          <w:szCs w:val="20"/>
          <w:lang w:val="en-GB"/>
        </w:rPr>
        <w:t>) </w:t>
      </w:r>
      <w:r w:rsidR="0020293C">
        <w:rPr>
          <w:rFonts w:ascii="Helvetica" w:hAnsi="Helvetica" w:cstheme="minorHAnsi"/>
          <w:i/>
          <w:iCs/>
          <w:sz w:val="20"/>
          <w:szCs w:val="20"/>
          <w:lang w:val="en-GB"/>
        </w:rPr>
        <w:t>are</w:t>
      </w:r>
      <w:r w:rsidRPr="0040037A">
        <w:rPr>
          <w:rFonts w:ascii="Helvetica" w:hAnsi="Helvetica" w:cstheme="minorHAnsi"/>
          <w:i/>
          <w:iCs/>
          <w:sz w:val="20"/>
          <w:szCs w:val="20"/>
          <w:lang w:val="en-GB"/>
        </w:rPr>
        <w:t xml:space="preserve"> the standard deviation and mean value of reflectance at wavelength λ across all the pixels in one plot, respectively. </w:t>
      </w:r>
      <w:r w:rsidRPr="0040037A">
        <w:rPr>
          <w:rFonts w:ascii="Helvetica" w:hAnsi="Helvetica" w:cstheme="minorHAnsi"/>
          <w:i/>
          <w:iCs/>
          <w:sz w:val="20"/>
          <w:szCs w:val="20"/>
          <w:lang w:val="en-GB"/>
        </w:rPr>
        <w:fldChar w:fldCharType="begin"/>
      </w:r>
      <w:r w:rsidR="00211CF5">
        <w:rPr>
          <w:rFonts w:ascii="Helvetica" w:hAnsi="Helvetica" w:cstheme="minorHAnsi"/>
          <w:i/>
          <w:iCs/>
          <w:sz w:val="20"/>
          <w:szCs w:val="20"/>
          <w:lang w:val="en-GB"/>
        </w:rPr>
        <w:instrText xml:space="preserve"> ADDIN ZOTERO_ITEM CSL_CITATION {"citationID":"DUHVWgOm","properties":{"formattedCitation":"(Wang,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Pr="0040037A">
        <w:rPr>
          <w:rFonts w:ascii="Helvetica" w:hAnsi="Helvetica" w:cstheme="minorHAnsi"/>
          <w:i/>
          <w:iCs/>
          <w:sz w:val="20"/>
          <w:szCs w:val="20"/>
          <w:lang w:val="en-GB"/>
        </w:rPr>
        <w:fldChar w:fldCharType="separate"/>
      </w:r>
      <w:r w:rsidR="00CF3CF2">
        <w:rPr>
          <w:rFonts w:ascii="Helvetica" w:hAnsi="Helvetica" w:cstheme="minorHAnsi"/>
          <w:i/>
          <w:iCs/>
          <w:sz w:val="20"/>
          <w:szCs w:val="20"/>
          <w:lang w:val="en-GB"/>
        </w:rPr>
        <w:t>(Wang, Gamon, Cavender-Bares, et al., 2018b)</w:t>
      </w:r>
      <w:r w:rsidRPr="0040037A">
        <w:rPr>
          <w:rFonts w:ascii="Helvetica" w:hAnsi="Helvetica" w:cstheme="minorHAnsi"/>
          <w:i/>
          <w:iCs/>
          <w:sz w:val="20"/>
          <w:szCs w:val="20"/>
          <w:lang w:val="en-GB"/>
        </w:rPr>
        <w:fldChar w:fldCharType="end"/>
      </w:r>
    </w:p>
    <w:p w14:paraId="55EAAF09" w14:textId="77777777" w:rsidR="00361AF2" w:rsidRPr="0040037A" w:rsidRDefault="00361AF2" w:rsidP="00FF19D7">
      <w:pPr>
        <w:spacing w:line="360" w:lineRule="auto"/>
        <w:jc w:val="both"/>
        <w:rPr>
          <w:rFonts w:ascii="Helvetica" w:hAnsi="Helvetica" w:cstheme="minorHAnsi"/>
          <w:lang w:val="en-GB"/>
        </w:rPr>
      </w:pPr>
    </w:p>
    <w:p w14:paraId="2749D745" w14:textId="77777777" w:rsidR="00361AF2" w:rsidRPr="0040037A" w:rsidRDefault="00361AF2" w:rsidP="00FF19D7">
      <w:pPr>
        <w:spacing w:line="360" w:lineRule="auto"/>
        <w:jc w:val="both"/>
        <w:rPr>
          <w:rFonts w:ascii="Helvetica" w:hAnsi="Helvetica" w:cstheme="minorHAnsi"/>
          <w:lang w:val="en-GB"/>
        </w:rPr>
      </w:pPr>
    </w:p>
    <w:p w14:paraId="56D4343A" w14:textId="2A7095D9" w:rsidR="00361AF2" w:rsidRPr="0040037A" w:rsidRDefault="00F54B16" w:rsidP="00FF19D7">
      <w:pPr>
        <w:spacing w:line="360" w:lineRule="auto"/>
        <w:jc w:val="both"/>
        <w:rPr>
          <w:rFonts w:ascii="Helvetica" w:hAnsi="Helvetica" w:cstheme="minorHAnsi"/>
          <w:lang w:val="en-GB"/>
        </w:rPr>
      </w:pPr>
      <w:r>
        <w:rPr>
          <w:rFonts w:ascii="Helvetica" w:hAnsi="Helvetica" w:cstheme="minorHAnsi"/>
          <w:lang w:val="en-GB"/>
        </w:rPr>
        <w:t>Alternatively</w:t>
      </w:r>
      <w:r w:rsidR="0020397E">
        <w:rPr>
          <w:rFonts w:ascii="Helvetica" w:hAnsi="Helvetica" w:cstheme="minorHAnsi"/>
          <w:lang w:val="en-GB"/>
        </w:rPr>
        <w:t>,</w:t>
      </w:r>
      <w:r>
        <w:rPr>
          <w:rFonts w:ascii="Helvetica" w:hAnsi="Helvetica" w:cstheme="minorHAnsi"/>
          <w:lang w:val="en-GB"/>
        </w:rPr>
        <w:t xml:space="preserve"> s</w:t>
      </w:r>
      <w:r w:rsidR="00361AF2" w:rsidRPr="0040037A">
        <w:rPr>
          <w:rFonts w:ascii="Helvetica" w:hAnsi="Helvetica" w:cstheme="minorHAnsi"/>
          <w:lang w:val="en-GB"/>
        </w:rPr>
        <w:t xml:space="preserve">pectral variance among pixel images could be calculated using metrics such as spectral dissimilarity matrices </w:t>
      </w:r>
      <w:r w:rsidR="00361AF2" w:rsidRPr="0040037A">
        <w:rPr>
          <w:rFonts w:ascii="Helvetica" w:hAnsi="Helvetica" w:cstheme="minorHAnsi"/>
          <w:lang w:val="en-GB"/>
        </w:rPr>
        <w:fldChar w:fldCharType="begin"/>
      </w:r>
      <w:r w:rsidR="00361AF2">
        <w:rPr>
          <w:rFonts w:ascii="Helvetica" w:hAnsi="Helvetica" w:cstheme="minorHAnsi"/>
          <w:lang w:val="en-GB"/>
        </w:rPr>
        <w:instrText xml:space="preserve"> ADDIN ZOTERO_ITEM CSL_CITATION {"citationID":"SD2dMgMH","properties":{"formattedCitation":"(Schweiger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361AF2" w:rsidRPr="0040037A">
        <w:rPr>
          <w:rFonts w:ascii="Helvetica" w:hAnsi="Helvetica" w:cstheme="minorHAnsi"/>
          <w:lang w:val="en-GB"/>
        </w:rPr>
        <w:fldChar w:fldCharType="separate"/>
      </w:r>
      <w:r w:rsidR="00361AF2" w:rsidRPr="0040037A">
        <w:rPr>
          <w:rFonts w:ascii="Helvetica" w:hAnsi="Helvetica" w:cstheme="minorHAnsi"/>
          <w:lang w:val="en-GB"/>
        </w:rPr>
        <w:t>(Schweiger et al., 2018)</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or mean distance from spectral centroid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{"citationID":"sovsvm7Y","properties":{"formattedCitation":"(Rocchini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46FAF">
        <w:rPr>
          <w:rFonts w:ascii="Helvetica" w:hAnsi="Helvetica" w:cstheme="minorHAnsi"/>
          <w:lang w:val="en-GB"/>
        </w:rPr>
        <w:t xml:space="preserve">. While these </w:t>
      </w:r>
      <w:r w:rsidR="00361AF2" w:rsidRPr="0040037A">
        <w:rPr>
          <w:rFonts w:ascii="Helvetica" w:hAnsi="Helvetica" w:cstheme="minorHAnsi"/>
          <w:lang w:val="en-GB"/>
        </w:rPr>
        <w:t>have been used for similar</w:t>
      </w:r>
      <w:r w:rsidR="00346FAF">
        <w:rPr>
          <w:rFonts w:ascii="Helvetica" w:hAnsi="Helvetica" w:cstheme="minorHAnsi"/>
          <w:lang w:val="en-GB"/>
        </w:rPr>
        <w:t xml:space="preserve"> </w:t>
      </w:r>
      <w:r>
        <w:rPr>
          <w:rFonts w:ascii="Helvetica" w:hAnsi="Helvetica" w:cstheme="minorHAnsi"/>
          <w:lang w:val="en-GB"/>
        </w:rPr>
        <w:t>application</w:t>
      </w:r>
      <w:r w:rsidR="00346FAF">
        <w:rPr>
          <w:rFonts w:ascii="Helvetica" w:hAnsi="Helvetica" w:cstheme="minorHAnsi"/>
          <w:lang w:val="en-GB"/>
        </w:rPr>
        <w:t xml:space="preserve"> of quantifying</w:t>
      </w:r>
      <w:r w:rsidR="00361AF2" w:rsidRPr="0040037A">
        <w:rPr>
          <w:rFonts w:ascii="Helvetica" w:hAnsi="Helvetica" w:cstheme="minorHAnsi"/>
          <w:lang w:val="en-GB"/>
        </w:rPr>
        <w:t xml:space="preserve"> spectral diversity</w:t>
      </w:r>
      <w:r w:rsidR="0020397E">
        <w:rPr>
          <w:rFonts w:ascii="Helvetica" w:hAnsi="Helvetica" w:cstheme="minorHAnsi"/>
          <w:lang w:val="en-GB"/>
        </w:rPr>
        <w:t>,</w:t>
      </w:r>
      <w:r w:rsidRPr="00F54B16">
        <w:rPr>
          <w:rFonts w:ascii="Helvetica" w:hAnsi="Helvetica" w:cstheme="minorHAnsi"/>
          <w:lang w:val="en-GB"/>
        </w:rPr>
        <w:t xml:space="preserve"> </w:t>
      </w:r>
      <w:r>
        <w:rPr>
          <w:rFonts w:ascii="Helvetica" w:hAnsi="Helvetica" w:cstheme="minorHAnsi"/>
          <w:lang w:val="en-GB"/>
        </w:rPr>
        <w:t xml:space="preserve">they </w:t>
      </w:r>
      <w:r w:rsidRPr="0040037A">
        <w:rPr>
          <w:rFonts w:ascii="Helvetica" w:hAnsi="Helvetica" w:cstheme="minorHAnsi"/>
          <w:lang w:val="en-GB"/>
        </w:rPr>
        <w:t>are extraneous to the scope</w:t>
      </w:r>
      <w:r w:rsidR="00D7469B">
        <w:rPr>
          <w:rFonts w:ascii="Helvetica" w:hAnsi="Helvetica" w:cstheme="minorHAnsi"/>
          <w:lang w:val="en-GB"/>
        </w:rPr>
        <w:t xml:space="preserve"> </w:t>
      </w:r>
      <w:r w:rsidRPr="0040037A">
        <w:rPr>
          <w:rFonts w:ascii="Helvetica" w:hAnsi="Helvetica" w:cstheme="minorHAnsi"/>
          <w:lang w:val="en-GB"/>
        </w:rPr>
        <w:t>of this paper</w:t>
      </w:r>
      <w:r>
        <w:rPr>
          <w:rFonts w:ascii="Helvetica" w:hAnsi="Helvetica" w:cstheme="minorHAnsi"/>
          <w:lang w:val="en-GB"/>
        </w:rPr>
        <w:t xml:space="preserve">, as they </w:t>
      </w:r>
      <w:r w:rsidRPr="0040037A">
        <w:rPr>
          <w:rFonts w:ascii="Helvetica" w:hAnsi="Helvetica" w:cstheme="minorHAnsi"/>
          <w:lang w:val="en-GB"/>
        </w:rPr>
        <w:t>were proposed to incorporate phylogenetic and functional diversity components</w:t>
      </w:r>
      <w:r w:rsidR="00361AF2" w:rsidRPr="0040037A">
        <w:rPr>
          <w:rFonts w:ascii="Helvetica" w:hAnsi="Helvetica" w:cstheme="minorHAnsi"/>
          <w:lang w:val="en-GB"/>
        </w:rPr>
        <w:t xml:space="preserve">. </w:t>
      </w:r>
    </w:p>
    <w:p w14:paraId="25E47DD2" w14:textId="77777777" w:rsidR="00361AF2" w:rsidRPr="0040037A" w:rsidRDefault="00361AF2" w:rsidP="00FF19D7">
      <w:pPr>
        <w:spacing w:line="360" w:lineRule="auto"/>
        <w:jc w:val="both"/>
        <w:rPr>
          <w:rFonts w:ascii="Helvetica" w:hAnsi="Helvetica" w:cstheme="minorHAnsi"/>
          <w:lang w:val="en-GB"/>
        </w:rPr>
      </w:pPr>
    </w:p>
    <w:p w14:paraId="49BBB895"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Methods and Predictions for Individual Research Questions:</w:t>
      </w:r>
    </w:p>
    <w:p w14:paraId="41A4F70F" w14:textId="77777777" w:rsidR="00361AF2" w:rsidRPr="0040037A" w:rsidRDefault="00361AF2" w:rsidP="00FF19D7">
      <w:pPr>
        <w:spacing w:line="360" w:lineRule="auto"/>
        <w:jc w:val="both"/>
        <w:rPr>
          <w:rFonts w:ascii="Helvetica" w:hAnsi="Helvetica" w:cstheme="minorHAnsi"/>
          <w:lang w:val="en-GB"/>
        </w:rPr>
      </w:pPr>
    </w:p>
    <w:p w14:paraId="55F24E56" w14:textId="6DBBA50F" w:rsidR="00175D94" w:rsidRPr="00FF19D7" w:rsidRDefault="00FF19D7" w:rsidP="00FF19D7">
      <w:pPr>
        <w:spacing w:line="360" w:lineRule="auto"/>
        <w:jc w:val="both"/>
        <w:rPr>
          <w:rFonts w:ascii="Helvetica" w:hAnsi="Helvetica" w:cstheme="minorHAnsi"/>
          <w:lang w:val="en-GB"/>
        </w:rPr>
      </w:pPr>
      <w:r>
        <w:rPr>
          <w:rFonts w:ascii="Helvetica" w:hAnsi="Helvetica" w:cstheme="minorHAnsi"/>
          <w:lang w:val="en-GB"/>
        </w:rPr>
        <w:t xml:space="preserve">Q1) </w:t>
      </w:r>
      <w:r w:rsidR="00361AF2" w:rsidRPr="00FF19D7">
        <w:rPr>
          <w:rFonts w:ascii="Helvetica" w:hAnsi="Helvetica" w:cstheme="minorHAnsi"/>
          <w:lang w:val="en-GB"/>
        </w:rPr>
        <w:t xml:space="preserve">The first question of whether </w:t>
      </w:r>
      <w:proofErr w:type="spellStart"/>
      <w:r w:rsidR="00361AF2" w:rsidRPr="00FF19D7">
        <w:rPr>
          <w:rFonts w:ascii="Helvetica" w:eastAsiaTheme="minorHAnsi" w:hAnsi="Helvetica" w:cstheme="minorHAnsi"/>
          <w:lang w:val="en-GB" w:eastAsia="en-US"/>
        </w:rPr>
        <w:t>Quikiqtaruk</w:t>
      </w:r>
      <w:proofErr w:type="spellEnd"/>
      <w:r w:rsidR="00361AF2" w:rsidRPr="00FF19D7">
        <w:rPr>
          <w:rFonts w:ascii="Helvetica" w:eastAsiaTheme="minorHAnsi" w:hAnsi="Helvetica" w:cstheme="minorHAnsi"/>
          <w:lang w:val="en-GB" w:eastAsia="en-US"/>
        </w:rPr>
        <w:t xml:space="preserve"> vegetation types differ in their hyperspectral signatures</w:t>
      </w:r>
      <w:r w:rsidR="0020397E" w:rsidRPr="00FF19D7">
        <w:rPr>
          <w:rFonts w:ascii="Helvetica" w:eastAsiaTheme="minorHAnsi" w:hAnsi="Helvetica" w:cstheme="minorHAnsi"/>
          <w:lang w:val="en-GB" w:eastAsia="en-US"/>
        </w:rPr>
        <w:t>,</w:t>
      </w:r>
      <w:r w:rsidR="00361AF2" w:rsidRPr="00FF19D7">
        <w:rPr>
          <w:rFonts w:ascii="Helvetica" w:hAnsi="Helvetica" w:cstheme="minorHAnsi"/>
          <w:lang w:val="en-GB"/>
        </w:rPr>
        <w:t xml:space="preserve"> can be answered using data obtained at a plot-scale or plane-scale.</w:t>
      </w:r>
      <w:r w:rsidR="00F54B16" w:rsidRPr="00FF19D7">
        <w:rPr>
          <w:rFonts w:ascii="Helvetica" w:hAnsi="Helvetica" w:cstheme="minorHAnsi"/>
          <w:lang w:val="en-GB"/>
        </w:rPr>
        <w:t xml:space="preserve"> At a drone scale of </w:t>
      </w:r>
      <w:r w:rsidR="00F228F3" w:rsidRPr="00FF19D7">
        <w:rPr>
          <w:rFonts w:ascii="Helvetica" w:hAnsi="Helvetica" w:cstheme="minorHAnsi"/>
          <w:lang w:val="en-GB"/>
        </w:rPr>
        <w:t>observation,</w:t>
      </w:r>
      <w:r w:rsidR="00F54B16" w:rsidRPr="00FF19D7">
        <w:rPr>
          <w:rFonts w:ascii="Helvetica" w:hAnsi="Helvetica" w:cstheme="minorHAnsi"/>
          <w:lang w:val="en-GB"/>
        </w:rPr>
        <w:t xml:space="preserve"> hyperspectral data </w:t>
      </w:r>
      <w:r w:rsidR="00E4160A">
        <w:rPr>
          <w:rFonts w:ascii="Helvetica" w:hAnsi="Helvetica" w:cstheme="minorHAnsi"/>
          <w:lang w:val="en-GB"/>
        </w:rPr>
        <w:t>are</w:t>
      </w:r>
      <w:r w:rsidR="00F54B16" w:rsidRPr="00FF19D7">
        <w:rPr>
          <w:rFonts w:ascii="Helvetica" w:hAnsi="Helvetica" w:cstheme="minorHAnsi"/>
          <w:lang w:val="en-GB"/>
        </w:rPr>
        <w:t xml:space="preserve"> currently </w:t>
      </w:r>
      <w:r w:rsidR="00F228F3" w:rsidRPr="00FF19D7">
        <w:rPr>
          <w:rFonts w:ascii="Helvetica" w:hAnsi="Helvetica" w:cstheme="minorHAnsi"/>
          <w:lang w:val="en-GB"/>
        </w:rPr>
        <w:t>un-</w:t>
      </w:r>
      <w:r w:rsidR="00F54B16" w:rsidRPr="00FF19D7">
        <w:rPr>
          <w:rFonts w:ascii="Helvetica" w:hAnsi="Helvetica" w:cstheme="minorHAnsi"/>
          <w:lang w:val="en-GB"/>
        </w:rPr>
        <w:t xml:space="preserve">available. </w:t>
      </w:r>
      <w:r w:rsidR="00F228F3" w:rsidRPr="00FF19D7">
        <w:rPr>
          <w:rFonts w:ascii="Helvetica" w:hAnsi="Helvetica" w:cstheme="minorHAnsi"/>
          <w:lang w:val="en-GB"/>
        </w:rPr>
        <w:t>Initially</w:t>
      </w:r>
      <w:r w:rsidR="0020397E" w:rsidRPr="00FF19D7">
        <w:rPr>
          <w:rFonts w:ascii="Helvetica" w:hAnsi="Helvetica" w:cstheme="minorHAnsi"/>
          <w:lang w:val="en-GB"/>
        </w:rPr>
        <w:t>,</w:t>
      </w:r>
      <w:r w:rsidR="00F228F3" w:rsidRPr="00FF19D7">
        <w:rPr>
          <w:rFonts w:ascii="Helvetica" w:hAnsi="Helvetica" w:cstheme="minorHAnsi"/>
          <w:lang w:val="en-GB"/>
        </w:rPr>
        <w:t xml:space="preserve"> plot level data will be used to identify if specific spectral signatures can be identified</w:t>
      </w:r>
      <w:r w:rsidR="00175D94" w:rsidRPr="00FF19D7">
        <w:rPr>
          <w:rFonts w:ascii="Helvetica" w:hAnsi="Helvetica" w:cstheme="minorHAnsi"/>
          <w:lang w:val="en-GB"/>
        </w:rPr>
        <w:t>. This scale of analysis is more likely to be successful</w:t>
      </w:r>
      <w:r w:rsidR="00F228F3" w:rsidRPr="00FF19D7">
        <w:rPr>
          <w:rFonts w:ascii="Helvetica" w:hAnsi="Helvetica" w:cstheme="minorHAnsi"/>
          <w:lang w:val="en-GB"/>
        </w:rPr>
        <w:t xml:space="preserve"> due to higher resolution</w:t>
      </w:r>
      <w:r w:rsidR="00175D94" w:rsidRPr="00FF19D7">
        <w:rPr>
          <w:rFonts w:ascii="Helvetica" w:hAnsi="Helvetica" w:cstheme="minorHAnsi"/>
          <w:lang w:val="en-GB"/>
        </w:rPr>
        <w:t>, resulting in</w:t>
      </w:r>
      <w:r w:rsidR="00F228F3" w:rsidRPr="00FF19D7">
        <w:rPr>
          <w:rFonts w:ascii="Helvetica" w:hAnsi="Helvetica" w:cstheme="minorHAnsi"/>
          <w:lang w:val="en-GB"/>
        </w:rPr>
        <w:t xml:space="preserve"> more </w:t>
      </w:r>
      <w:r w:rsidR="00175D94" w:rsidRPr="00FF19D7">
        <w:rPr>
          <w:rFonts w:ascii="Helvetica" w:hAnsi="Helvetica" w:cstheme="minorHAnsi"/>
          <w:lang w:val="en-GB"/>
        </w:rPr>
        <w:t>spectral</w:t>
      </w:r>
      <w:r w:rsidR="00F228F3" w:rsidRPr="00FF19D7">
        <w:rPr>
          <w:rFonts w:ascii="Helvetica" w:hAnsi="Helvetica" w:cstheme="minorHAnsi"/>
          <w:lang w:val="en-GB"/>
        </w:rPr>
        <w:t xml:space="preserve"> variance is captured. If successful, I will attempt to detect these signatures</w:t>
      </w:r>
      <w:r w:rsidR="00175D94" w:rsidRPr="00FF19D7">
        <w:rPr>
          <w:rFonts w:ascii="Helvetica" w:hAnsi="Helvetica" w:cstheme="minorHAnsi"/>
          <w:lang w:val="en-GB"/>
        </w:rPr>
        <w:t xml:space="preserve"> at</w:t>
      </w:r>
      <w:r w:rsidR="00F228F3" w:rsidRPr="00FF19D7">
        <w:rPr>
          <w:rFonts w:ascii="Helvetica" w:hAnsi="Helvetica" w:cstheme="minorHAnsi"/>
          <w:lang w:val="en-GB"/>
        </w:rPr>
        <w:t xml:space="preserve"> </w:t>
      </w:r>
      <w:r w:rsidR="00175D94" w:rsidRPr="00FF19D7">
        <w:rPr>
          <w:rFonts w:ascii="Helvetica" w:hAnsi="Helvetica" w:cstheme="minorHAnsi"/>
          <w:lang w:val="en-GB"/>
        </w:rPr>
        <w:t>a remotely sensed</w:t>
      </w:r>
      <w:r w:rsidR="00F228F3" w:rsidRPr="00FF19D7">
        <w:rPr>
          <w:rFonts w:ascii="Helvetica" w:hAnsi="Helvetica" w:cstheme="minorHAnsi"/>
          <w:lang w:val="en-GB"/>
        </w:rPr>
        <w:t xml:space="preserve"> plane scale</w:t>
      </w:r>
      <w:r w:rsidR="00175D94" w:rsidRPr="00FF19D7">
        <w:rPr>
          <w:rFonts w:ascii="Helvetica" w:hAnsi="Helvetica" w:cstheme="minorHAnsi"/>
          <w:lang w:val="en-GB"/>
        </w:rPr>
        <w:t>. Here</w:t>
      </w:r>
      <w:r w:rsidR="0020397E" w:rsidRPr="00FF19D7">
        <w:rPr>
          <w:rFonts w:ascii="Helvetica" w:hAnsi="Helvetica" w:cstheme="minorHAnsi"/>
          <w:lang w:val="en-GB"/>
        </w:rPr>
        <w:t>,</w:t>
      </w:r>
      <w:r w:rsidR="00175D94" w:rsidRPr="00FF19D7">
        <w:rPr>
          <w:rFonts w:ascii="Helvetica" w:hAnsi="Helvetica" w:cstheme="minorHAnsi"/>
          <w:lang w:val="en-GB"/>
        </w:rPr>
        <w:t xml:space="preserve"> the variance in spectral diversity of </w:t>
      </w:r>
      <w:r w:rsidR="00175D94" w:rsidRPr="00FF19D7">
        <w:rPr>
          <w:rFonts w:ascii="Helvetica" w:eastAsiaTheme="minorHAnsi" w:hAnsi="Helvetica" w:cstheme="minorHAnsi"/>
          <w:lang w:val="en-GB" w:eastAsia="en-US"/>
        </w:rPr>
        <w:t xml:space="preserve">Herschel and </w:t>
      </w:r>
      <w:proofErr w:type="spellStart"/>
      <w:r w:rsidR="00175D94" w:rsidRPr="00FF19D7">
        <w:rPr>
          <w:rFonts w:ascii="Helvetica" w:eastAsiaTheme="minorHAnsi" w:hAnsi="Helvetica" w:cstheme="minorHAnsi"/>
          <w:lang w:val="en-GB" w:eastAsia="en-US"/>
        </w:rPr>
        <w:t>Komakuk</w:t>
      </w:r>
      <w:proofErr w:type="spellEnd"/>
      <w:r w:rsidR="00175D94" w:rsidRPr="00FF19D7">
        <w:rPr>
          <w:rFonts w:ascii="Helvetica" w:eastAsiaTheme="minorHAnsi" w:hAnsi="Helvetica" w:cstheme="minorHAnsi"/>
          <w:lang w:val="en-GB" w:eastAsia="en-US"/>
        </w:rPr>
        <w:t xml:space="preserve"> vegetation </w:t>
      </w:r>
      <w:r w:rsidR="00175D94" w:rsidRPr="00FF19D7">
        <w:rPr>
          <w:rFonts w:ascii="Helvetica" w:hAnsi="Helvetica" w:cstheme="minorHAnsi"/>
          <w:lang w:val="en-GB"/>
        </w:rPr>
        <w:t xml:space="preserve">will be compared using an existing mapping of the vegetation types present on </w:t>
      </w:r>
      <w:proofErr w:type="spellStart"/>
      <w:r w:rsidR="00175D94" w:rsidRPr="00FF19D7">
        <w:rPr>
          <w:rFonts w:ascii="Helvetica" w:hAnsi="Helvetica" w:cstheme="minorHAnsi"/>
          <w:lang w:val="en-GB"/>
        </w:rPr>
        <w:t>Qikiqtaruk</w:t>
      </w:r>
      <w:proofErr w:type="spellEnd"/>
      <w:r w:rsidR="00175D94" w:rsidRPr="00FF19D7">
        <w:rPr>
          <w:rFonts w:ascii="Helvetica" w:hAnsi="Helvetica" w:cstheme="minorHAnsi"/>
          <w:lang w:val="en-GB"/>
        </w:rPr>
        <w:t xml:space="preserve"> </w:t>
      </w:r>
      <w:r w:rsidR="00175D94" w:rsidRPr="00FF19D7">
        <w:rPr>
          <w:rFonts w:ascii="Helvetica" w:hAnsi="Helvetica" w:cstheme="minorHAnsi"/>
          <w:lang w:val="en-GB"/>
        </w:rPr>
        <w:fldChar w:fldCharType="begin"/>
      </w:r>
      <w:r w:rsidR="00175D94" w:rsidRPr="00FF19D7">
        <w:rPr>
          <w:rFonts w:ascii="Helvetica" w:hAnsi="Helvetica" w:cstheme="minorHAnsi"/>
          <w:lang w:val="en-GB"/>
        </w:rPr>
        <w:instrText xml:space="preserve"> ADDIN ZOTERO_ITEM CSL_CITATION {"citationID":"TukThWOZ","properties":{"formattedCitation":"(Obu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175D94" w:rsidRPr="00FF19D7">
        <w:rPr>
          <w:rFonts w:ascii="Helvetica" w:hAnsi="Helvetica" w:cstheme="minorHAnsi"/>
          <w:lang w:val="en-GB"/>
        </w:rPr>
        <w:fldChar w:fldCharType="separate"/>
      </w:r>
      <w:r w:rsidR="00175D94" w:rsidRPr="00FF19D7">
        <w:rPr>
          <w:rFonts w:ascii="Helvetica" w:hAnsi="Helvetica" w:cstheme="minorHAnsi"/>
          <w:noProof/>
          <w:lang w:val="en-GB"/>
        </w:rPr>
        <w:t>(Obu et al., 2017)</w:t>
      </w:r>
      <w:r w:rsidR="00175D94" w:rsidRPr="00FF19D7">
        <w:rPr>
          <w:rFonts w:ascii="Helvetica" w:hAnsi="Helvetica" w:cstheme="minorHAnsi"/>
          <w:lang w:val="en-GB"/>
        </w:rPr>
        <w:fldChar w:fldCharType="end"/>
      </w:r>
      <w:r w:rsidR="00175D94" w:rsidRPr="00FF19D7">
        <w:rPr>
          <w:rFonts w:ascii="Helvetica" w:hAnsi="Helvetica" w:cstheme="minorHAnsi"/>
          <w:lang w:val="en-GB"/>
        </w:rPr>
        <w:t xml:space="preserve">. </w:t>
      </w:r>
    </w:p>
    <w:p w14:paraId="0625C13F" w14:textId="77777777" w:rsidR="00361AF2" w:rsidRPr="00F42F0F" w:rsidRDefault="00361AF2" w:rsidP="00FF19D7">
      <w:pPr>
        <w:spacing w:line="360" w:lineRule="auto"/>
        <w:jc w:val="both"/>
        <w:rPr>
          <w:rFonts w:ascii="Helvetica" w:hAnsi="Helvetica" w:cstheme="minorHAnsi"/>
          <w:lang w:val="en-GB"/>
        </w:rPr>
      </w:pPr>
    </w:p>
    <w:p w14:paraId="6DBEA4AD" w14:textId="5F68F8AB" w:rsidR="00F1048F" w:rsidRPr="00FF19D7" w:rsidRDefault="00FF19D7" w:rsidP="00FF19D7">
      <w:pPr>
        <w:spacing w:line="360" w:lineRule="auto"/>
        <w:jc w:val="both"/>
        <w:rPr>
          <w:rFonts w:ascii="Helvetica" w:hAnsi="Helvetica" w:cstheme="minorHAnsi"/>
          <w:color w:val="201F1E"/>
          <w:bdr w:val="none" w:sz="0" w:space="0" w:color="auto" w:frame="1"/>
          <w:shd w:val="clear" w:color="auto" w:fill="FFFFFF"/>
          <w:lang w:val="en-GB"/>
        </w:rPr>
      </w:pPr>
      <w:r>
        <w:rPr>
          <w:rFonts w:ascii="Helvetica" w:hAnsi="Helvetica" w:cstheme="minorHAnsi"/>
          <w:color w:val="201F1E"/>
          <w:bdr w:val="none" w:sz="0" w:space="0" w:color="auto" w:frame="1"/>
          <w:lang w:val="en-GB"/>
        </w:rPr>
        <w:t>Q</w:t>
      </w:r>
      <w:r w:rsidR="007351C7">
        <w:rPr>
          <w:rFonts w:ascii="Helvetica" w:hAnsi="Helvetica" w:cstheme="minorHAnsi"/>
          <w:color w:val="201F1E"/>
          <w:bdr w:val="none" w:sz="0" w:space="0" w:color="auto" w:frame="1"/>
          <w:lang w:val="en-GB"/>
        </w:rPr>
        <w:t>2</w:t>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t>How hyperspectral signatures relate to species, </w:t>
      </w:r>
      <w:r w:rsidR="00361AF2" w:rsidRPr="00FF19D7">
        <w:rPr>
          <w:rFonts w:ascii="Helvetica" w:hAnsi="Helvetica" w:cstheme="minorHAnsi"/>
          <w:color w:val="201F1E"/>
          <w:bdr w:val="none" w:sz="0" w:space="0" w:color="auto" w:frame="1"/>
          <w:shd w:val="clear" w:color="auto" w:fill="FFFFFF"/>
          <w:lang w:val="en-GB"/>
        </w:rPr>
        <w:t>richness &amp; evenness,</w:t>
      </w:r>
      <w:r w:rsidR="00361AF2" w:rsidRPr="00FF19D7">
        <w:rPr>
          <w:rFonts w:ascii="Helvetica" w:hAnsi="Helvetica" w:cstheme="minorHAnsi"/>
          <w:color w:val="201F1E"/>
          <w:bdr w:val="none" w:sz="0" w:space="0" w:color="auto" w:frame="1"/>
          <w:lang w:val="en-GB"/>
        </w:rPr>
        <w:t> canopy cover, and percent bare ground will be primarily answered with plot level data. Initially,</w:t>
      </w:r>
      <w:r w:rsidR="00CF3CF2" w:rsidRPr="00FF19D7">
        <w:rPr>
          <w:rFonts w:ascii="Helvetica" w:hAnsi="Helvetica" w:cstheme="minorHAnsi"/>
          <w:color w:val="201F1E"/>
          <w:bdr w:val="none" w:sz="0" w:space="0" w:color="auto" w:frame="1"/>
          <w:lang w:val="en-GB"/>
        </w:rPr>
        <w:t xml:space="preserve"> the spectral variance will aim to explain the basic</w:t>
      </w:r>
      <w:r w:rsidR="00361AF2" w:rsidRPr="00FF19D7">
        <w:rPr>
          <w:rFonts w:ascii="Helvetica" w:hAnsi="Helvetica" w:cstheme="minorHAnsi"/>
          <w:color w:val="201F1E"/>
          <w:bdr w:val="none" w:sz="0" w:space="0" w:color="auto" w:frame="1"/>
          <w:lang w:val="en-GB"/>
        </w:rPr>
        <w:t xml:space="preserve"> biodiversity </w:t>
      </w:r>
      <w:r w:rsidR="00CF3CF2" w:rsidRPr="00FF19D7">
        <w:rPr>
          <w:rFonts w:ascii="Helvetica" w:hAnsi="Helvetica" w:cstheme="minorHAnsi"/>
          <w:color w:val="201F1E"/>
          <w:bdr w:val="none" w:sz="0" w:space="0" w:color="auto" w:frame="1"/>
          <w:lang w:val="en-GB"/>
        </w:rPr>
        <w:t>indices richness &amp; evenness</w:t>
      </w:r>
      <w:r w:rsidR="00361AF2" w:rsidRPr="00FF19D7">
        <w:rPr>
          <w:rFonts w:ascii="Helvetica" w:hAnsi="Helvetica" w:cstheme="minorHAnsi"/>
          <w:color w:val="201F1E"/>
          <w:bdr w:val="none" w:sz="0" w:space="0" w:color="auto" w:frame="1"/>
          <w:lang w:val="en-GB"/>
        </w:rPr>
        <w:t>. I will use</w:t>
      </w:r>
      <w:r w:rsidR="00CF3CF2" w:rsidRPr="00FF19D7">
        <w:rPr>
          <w:rFonts w:ascii="Helvetica" w:hAnsi="Helvetica" w:cstheme="minorHAnsi"/>
          <w:color w:val="201F1E"/>
          <w:bdr w:val="none" w:sz="0" w:space="0" w:color="auto" w:frame="1"/>
          <w:lang w:val="en-GB"/>
        </w:rPr>
        <w:t xml:space="preserve"> p</w:t>
      </w:r>
      <w:r w:rsidR="00361AF2" w:rsidRPr="00FF19D7">
        <w:rPr>
          <w:rFonts w:ascii="Helvetica" w:hAnsi="Helvetica" w:cstheme="minorHAnsi"/>
          <w:color w:val="201F1E"/>
          <w:bdr w:val="none" w:sz="0" w:space="0" w:color="auto" w:frame="1"/>
          <w:lang w:val="en-GB"/>
        </w:rPr>
        <w:t>oint-framing data for the identification of species, as well as canopy cover and percent bare ground.</w:t>
      </w:r>
      <w:r w:rsidR="00EF1FA7" w:rsidRPr="00FF19D7">
        <w:rPr>
          <w:rFonts w:ascii="Helvetica" w:hAnsi="Helvetica" w:cstheme="minorHAnsi"/>
          <w:color w:val="201F1E"/>
          <w:bdr w:val="none" w:sz="0" w:space="0" w:color="auto" w:frame="1"/>
          <w:lang w:val="en-GB"/>
        </w:rPr>
        <w:t xml:space="preserve"> </w:t>
      </w:r>
    </w:p>
    <w:p w14:paraId="5004B396" w14:textId="77777777" w:rsidR="00E007DB" w:rsidRPr="00E007DB" w:rsidRDefault="00E007DB" w:rsidP="00FF19D7">
      <w:pPr>
        <w:pStyle w:val="ListParagraph"/>
        <w:spacing w:line="360" w:lineRule="auto"/>
        <w:jc w:val="both"/>
        <w:rPr>
          <w:rFonts w:ascii="Helvetica" w:hAnsi="Helvetica" w:cstheme="minorHAnsi"/>
          <w:color w:val="201F1E"/>
          <w:bdr w:val="none" w:sz="0" w:space="0" w:color="auto" w:frame="1"/>
          <w:shd w:val="clear" w:color="auto" w:fill="FFFFFF"/>
          <w:lang w:val="en-GB"/>
        </w:rPr>
      </w:pPr>
    </w:p>
    <w:p w14:paraId="54260CCC" w14:textId="71BE8570" w:rsidR="00F1048F" w:rsidRPr="00FF19D7" w:rsidRDefault="00EF1FA7" w:rsidP="00FF19D7">
      <w:pPr>
        <w:spacing w:line="360" w:lineRule="auto"/>
        <w:jc w:val="both"/>
        <w:rPr>
          <w:rFonts w:ascii="Helvetica" w:hAnsi="Helvetica" w:cstheme="minorHAnsi"/>
          <w:color w:val="201F1E"/>
          <w:bdr w:val="none" w:sz="0" w:space="0" w:color="auto" w:frame="1"/>
          <w:shd w:val="clear" w:color="auto" w:fill="FFFFFF"/>
          <w:lang w:val="en-GB"/>
        </w:rPr>
      </w:pPr>
      <w:commentRangeStart w:id="16"/>
      <w:r w:rsidRPr="00FF19D7">
        <w:rPr>
          <w:rFonts w:ascii="Helvetica" w:hAnsi="Helvetica" w:cstheme="minorHAnsi"/>
          <w:color w:val="000000" w:themeColor="text1"/>
          <w:bdr w:val="none" w:sz="0" w:space="0" w:color="auto" w:frame="1"/>
          <w:lang w:val="en-GB"/>
        </w:rPr>
        <w:t xml:space="preserve">Canopy cover and structure </w:t>
      </w:r>
      <w:commentRangeEnd w:id="16"/>
      <w:r w:rsidR="00175980">
        <w:rPr>
          <w:rStyle w:val="CommentReference"/>
          <w:lang w:val="de-DE"/>
        </w:rPr>
        <w:commentReference w:id="16"/>
      </w:r>
      <w:r w:rsidRPr="00FF19D7">
        <w:rPr>
          <w:rFonts w:ascii="Helvetica" w:hAnsi="Helvetica" w:cstheme="minorHAnsi"/>
          <w:color w:val="000000" w:themeColor="text1"/>
          <w:bdr w:val="none" w:sz="0" w:space="0" w:color="auto" w:frame="1"/>
          <w:lang w:val="en-GB"/>
        </w:rPr>
        <w:t xml:space="preserve">may interact and scatter light, altering the reflective properties of a plot. This could result in greater observed spectral diversity, without truly having a more biologically diverse community. </w:t>
      </w:r>
      <w:r w:rsidRPr="00FF19D7">
        <w:rPr>
          <w:rFonts w:ascii="Helvetica" w:hAnsi="Helvetica" w:cstheme="minorHAnsi"/>
          <w:lang w:val="en-GB"/>
        </w:rPr>
        <w:fldChar w:fldCharType="begin"/>
      </w:r>
      <w:r w:rsidRPr="00FF19D7">
        <w:rPr>
          <w:rFonts w:ascii="Helvetica" w:hAnsi="Helvetica" w:cstheme="minorHAnsi"/>
          <w:lang w:val="en-GB"/>
        </w:rPr>
        <w:instrText xml:space="preserve"> ADDIN ZOTERO_TEMP </w:instrText>
      </w:r>
      <w:r w:rsidRPr="00FF19D7">
        <w:rPr>
          <w:rFonts w:ascii="Helvetica" w:hAnsi="Helvetica" w:cstheme="minorHAnsi"/>
          <w:lang w:val="en-GB"/>
        </w:rPr>
        <w:fldChar w:fldCharType="separate"/>
      </w:r>
      <w:r w:rsidRPr="00FF19D7">
        <w:rPr>
          <w:rFonts w:ascii="Helvetica" w:hAnsi="Helvetica" w:cstheme="minorHAnsi"/>
          <w:noProof/>
          <w:lang w:val="en-GB"/>
        </w:rPr>
        <w:t>(Asner and Martin, 2009)</w:t>
      </w:r>
      <w:r w:rsidRPr="00FF19D7">
        <w:rPr>
          <w:rFonts w:ascii="Helvetica" w:hAnsi="Helvetica" w:cstheme="minorHAnsi"/>
          <w:lang w:val="en-GB"/>
        </w:rPr>
        <w:fldChar w:fldCharType="end"/>
      </w:r>
      <w:r w:rsidRPr="00FF19D7">
        <w:rPr>
          <w:rFonts w:ascii="Helvetica" w:hAnsi="Helvetica" w:cstheme="minorHAnsi"/>
          <w:color w:val="000000" w:themeColor="text1"/>
          <w:bdr w:val="none" w:sz="0" w:space="0" w:color="auto" w:frame="1"/>
          <w:lang w:val="en-GB"/>
        </w:rPr>
        <w:t xml:space="preserve">. This </w:t>
      </w:r>
      <w:r w:rsidRPr="00FF19D7">
        <w:rPr>
          <w:rFonts w:ascii="Helvetica" w:hAnsi="Helvetica" w:cstheme="minorHAnsi"/>
          <w:color w:val="000000" w:themeColor="text1"/>
          <w:bdr w:val="none" w:sz="0" w:space="0" w:color="auto" w:frame="1"/>
          <w:lang w:val="en-GB"/>
        </w:rPr>
        <w:lastRenderedPageBreak/>
        <w:t>would result in plots with greater canopy cover having inflated corresponding biodiversity estimates. Therefore, canopy cover, derived from point-framing data, will be added as covariate for spectral diversity. Similarly, e</w:t>
      </w:r>
      <w:r w:rsidRPr="00FF19D7">
        <w:rPr>
          <w:rFonts w:ascii="Helvetica" w:hAnsi="Helvetica" w:cstheme="minorHAnsi"/>
          <w:color w:val="201F1E"/>
          <w:bdr w:val="none" w:sz="0" w:space="0" w:color="auto" w:frame="1"/>
          <w:lang w:val="en-GB"/>
        </w:rPr>
        <w:t>xposed ground is a significant predictor of variance in spectral diversity</w:t>
      </w:r>
      <w:r w:rsidR="00F1048F" w:rsidRPr="00FF19D7">
        <w:rPr>
          <w:rFonts w:ascii="Helvetica" w:hAnsi="Helvetica" w:cstheme="minorHAnsi"/>
          <w:color w:val="201F1E"/>
          <w:bdr w:val="none" w:sz="0" w:space="0" w:color="auto" w:frame="1"/>
          <w:lang w:val="en-GB"/>
        </w:rPr>
        <w:t>, as soil has a distinctly different reflectance from vegetation</w:t>
      </w:r>
      <w:r w:rsidRPr="00FF19D7">
        <w:rPr>
          <w:rFonts w:ascii="Helvetica" w:hAnsi="Helvetica" w:cstheme="minorHAnsi"/>
          <w:color w:val="201F1E"/>
          <w:bdr w:val="none" w:sz="0" w:space="0" w:color="auto" w:frame="1"/>
          <w:lang w:val="en-GB"/>
        </w:rPr>
        <w:t xml:space="preserve"> </w:t>
      </w:r>
      <w:r w:rsidRPr="00FF19D7">
        <w:rPr>
          <w:rFonts w:ascii="Helvetica" w:hAnsi="Helvetica" w:cstheme="minorHAnsi"/>
          <w:color w:val="201F1E"/>
          <w:bdr w:val="none" w:sz="0" w:space="0" w:color="auto" w:frame="1"/>
          <w:shd w:val="clear" w:color="auto" w:fill="FFFFFF"/>
          <w:lang w:val="en-GB"/>
        </w:rPr>
        <w:t>(</w:t>
      </w:r>
      <w:proofErr w:type="spellStart"/>
      <w:r w:rsidRPr="00FF19D7">
        <w:rPr>
          <w:rFonts w:ascii="Helvetica" w:hAnsi="Helvetica" w:cstheme="minorHAnsi"/>
          <w:color w:val="201F1E"/>
          <w:bdr w:val="none" w:sz="0" w:space="0" w:color="auto" w:frame="1"/>
          <w:shd w:val="clear" w:color="auto" w:fill="FFFFFF"/>
          <w:lang w:val="en-GB"/>
        </w:rPr>
        <w:t>Gholizadeh</w:t>
      </w:r>
      <w:proofErr w:type="spellEnd"/>
      <w:r w:rsidRPr="00FF19D7">
        <w:rPr>
          <w:rFonts w:ascii="Helvetica" w:hAnsi="Helvetica" w:cstheme="minorHAnsi"/>
          <w:color w:val="201F1E"/>
          <w:bdr w:val="none" w:sz="0" w:space="0" w:color="auto" w:frame="1"/>
          <w:shd w:val="clear" w:color="auto" w:fill="FFFFFF"/>
          <w:lang w:val="en-GB"/>
        </w:rPr>
        <w:t xml:space="preserve"> et al., 2018)</w:t>
      </w:r>
      <w:r w:rsidR="00F1048F" w:rsidRPr="00FF19D7">
        <w:rPr>
          <w:rFonts w:ascii="Helvetica" w:hAnsi="Helvetica" w:cstheme="minorHAnsi"/>
          <w:color w:val="201F1E"/>
          <w:bdr w:val="none" w:sz="0" w:space="0" w:color="auto" w:frame="1"/>
          <w:shd w:val="clear" w:color="auto" w:fill="FFFFFF"/>
          <w:lang w:val="en-GB"/>
        </w:rPr>
        <w:t xml:space="preserve">. </w:t>
      </w:r>
    </w:p>
    <w:p w14:paraId="6E99A6BA" w14:textId="77777777" w:rsidR="00E007DB" w:rsidRDefault="00E007DB" w:rsidP="00FF19D7">
      <w:pPr>
        <w:pStyle w:val="ListParagraph"/>
        <w:spacing w:line="360" w:lineRule="auto"/>
        <w:ind w:left="1080"/>
        <w:jc w:val="both"/>
        <w:rPr>
          <w:rFonts w:ascii="Helvetica" w:hAnsi="Helvetica" w:cstheme="minorHAnsi"/>
          <w:color w:val="000000" w:themeColor="text1"/>
          <w:bdr w:val="none" w:sz="0" w:space="0" w:color="auto" w:frame="1"/>
          <w:lang w:val="en-GB"/>
        </w:rPr>
      </w:pPr>
    </w:p>
    <w:p w14:paraId="5A2D22C7" w14:textId="3F98A398" w:rsidR="00C74A54" w:rsidRPr="00FF19D7" w:rsidRDefault="00F93D7B" w:rsidP="00FF19D7">
      <w:pPr>
        <w:spacing w:line="360" w:lineRule="auto"/>
        <w:jc w:val="both"/>
        <w:rPr>
          <w:rFonts w:ascii="Helvetica" w:hAnsi="Helvetica" w:cstheme="minorHAnsi"/>
          <w:lang w:val="en-GB"/>
        </w:rPr>
      </w:pPr>
      <w:r w:rsidRPr="00FF19D7">
        <w:rPr>
          <w:rFonts w:ascii="Helvetica" w:hAnsi="Helvetica" w:cstheme="minorHAnsi"/>
          <w:color w:val="201F1E"/>
          <w:bdr w:val="none" w:sz="0" w:space="0" w:color="auto" w:frame="1"/>
          <w:shd w:val="clear" w:color="auto" w:fill="FFFFFF"/>
          <w:lang w:val="en-GB"/>
        </w:rPr>
        <w:t>C</w:t>
      </w:r>
      <w:r w:rsidR="00F1048F" w:rsidRPr="00FF19D7">
        <w:rPr>
          <w:rFonts w:ascii="Helvetica" w:hAnsi="Helvetica" w:cstheme="minorHAnsi"/>
          <w:color w:val="201F1E"/>
          <w:bdr w:val="none" w:sz="0" w:space="0" w:color="auto" w:frame="1"/>
          <w:shd w:val="clear" w:color="auto" w:fill="FFFFFF"/>
          <w:lang w:val="en-GB"/>
        </w:rPr>
        <w:t xml:space="preserve">anopy cover and percent bare ground </w:t>
      </w:r>
      <w:r w:rsidR="00361AF2" w:rsidRPr="00FF19D7">
        <w:rPr>
          <w:rFonts w:ascii="Helvetica" w:hAnsi="Helvetica" w:cstheme="minorHAnsi"/>
          <w:color w:val="201F1E"/>
          <w:bdr w:val="none" w:sz="0" w:space="0" w:color="auto" w:frame="1"/>
          <w:lang w:val="en-GB"/>
        </w:rPr>
        <w:t xml:space="preserve">are included as abiotic correlates, as they </w:t>
      </w:r>
      <w:r w:rsidR="00EF1FA7" w:rsidRPr="00FF19D7">
        <w:rPr>
          <w:rFonts w:ascii="Helvetica" w:hAnsi="Helvetica" w:cstheme="minorHAnsi"/>
          <w:color w:val="201F1E"/>
          <w:bdr w:val="none" w:sz="0" w:space="0" w:color="auto" w:frame="1"/>
          <w:lang w:val="en-GB"/>
        </w:rPr>
        <w:t xml:space="preserve">likely </w:t>
      </w:r>
      <w:r w:rsidR="00361AF2" w:rsidRPr="00FF19D7">
        <w:rPr>
          <w:rFonts w:ascii="Helvetica" w:hAnsi="Helvetica" w:cstheme="minorHAnsi"/>
          <w:color w:val="201F1E"/>
          <w:bdr w:val="none" w:sz="0" w:space="0" w:color="auto" w:frame="1"/>
          <w:lang w:val="en-GB"/>
        </w:rPr>
        <w:t xml:space="preserve">have significant impact on the spectral signature of a plot, and </w:t>
      </w:r>
      <w:r w:rsidR="00F1048F" w:rsidRPr="00FF19D7">
        <w:rPr>
          <w:rFonts w:ascii="Helvetica" w:hAnsi="Helvetica" w:cstheme="minorHAnsi"/>
          <w:color w:val="201F1E"/>
          <w:bdr w:val="none" w:sz="0" w:space="0" w:color="auto" w:frame="1"/>
          <w:lang w:val="en-GB"/>
        </w:rPr>
        <w:t xml:space="preserve">subsequent </w:t>
      </w:r>
      <w:r w:rsidR="00361AF2" w:rsidRPr="00FF19D7">
        <w:rPr>
          <w:rFonts w:ascii="Helvetica" w:hAnsi="Helvetica" w:cstheme="minorHAnsi"/>
          <w:color w:val="201F1E"/>
          <w:bdr w:val="none" w:sz="0" w:space="0" w:color="auto" w:frame="1"/>
          <w:lang w:val="en-GB"/>
        </w:rPr>
        <w:t xml:space="preserve">derived biodiversity estimates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{"citationID":"GsbtuDZP","properties":{"formattedCitation":"(Asner and Martin, 2009)","plainCitation":"(Asner and Martin, 2009)","noteIndex":0},"citationItems":[{"id":460,"uris":["http://zotero.org/users/local/8RirLiuI/items/W2JSBDNT"],"uri":["http://zotero.org/users/local/8RirLiuI/items/W2JSBDNT"],"itemData":{"id":460,"type":"article-journal","container-title":"Frontiers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(Asner and Martin, 2009)</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{"citationID":"w4VF5UiM","properties":{"formattedCitation":"(Ollinger, 2011)","plainCitation":"(Ollinger, 2011)","noteIndex":0},"citationItems":[{"id":472,"uris":["http://zotero.org/users/local/8RirLiuI/items/JBUCD3WL"],"uri":["http://zotero.org/users/local/8RirLiuI/items/JBUCD3WL"],"itemData":{"id":472,"type":"article-journal","container-title":"New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(Ollinger, 2011)</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211CF5">
        <w:rPr>
          <w:rFonts w:ascii="Helvetica" w:hAnsi="Helvetica" w:cstheme="minorHAnsi"/>
          <w:color w:val="201F1E"/>
          <w:bdr w:val="none" w:sz="0" w:space="0" w:color="auto" w:frame="1"/>
          <w:lang w:val="en-GB"/>
        </w:rPr>
        <w:instrText xml:space="preserve"> ADDIN ZOTERO_ITEM CSL_CITATION {"citationID":"zpGK5ieR","properties":{"formattedCitation":"(Gholizadeh et al., 2018a)","plainCitation":"(Gholizadeh et al., 2018a)","noteIndex":0},"citationItems":[{"id":"scFdxgim/nnpKHB9y","uris":["http://zotero.org/users/local/8RirLiuI/items/7Q8K297K"],"uri":["http://zotero.org/users/local/8RirLiuI/items/7Q8K297K"],"itemData":{"id":453,"type":"article-journal","container-title":"Remote Sensing of Environment","DOI":"10.1016/j.rse.2017.12.014","ISSN":"00344257","journalAbbreviation":"Remote Sensing of Environment","language":"en","page":"240-253","source":"DOI.org (Crossref)","title":"Remote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EF1FA7" w:rsidRPr="00FF19D7">
        <w:rPr>
          <w:rFonts w:ascii="Helvetica" w:hAnsi="Helvetica" w:cstheme="minorHAnsi"/>
          <w:noProof/>
          <w:color w:val="201F1E"/>
          <w:bdr w:val="none" w:sz="0" w:space="0" w:color="auto" w:frame="1"/>
          <w:lang w:val="en-GB"/>
        </w:rPr>
        <w:t>(Gholizadeh et al., 2018a)</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 xml:space="preserve">Furthermore, principle component analysis </w:t>
      </w:r>
      <w:r w:rsidR="00CF3CF2" w:rsidRPr="00FF19D7">
        <w:rPr>
          <w:rFonts w:ascii="Helvetica" w:hAnsi="Helvetica" w:cstheme="minorHAnsi"/>
          <w:lang w:val="en-GB"/>
        </w:rPr>
        <w:t>will</w:t>
      </w:r>
      <w:r w:rsidR="00361AF2" w:rsidRPr="00FF19D7">
        <w:rPr>
          <w:rFonts w:ascii="Helvetica" w:hAnsi="Helvetica" w:cstheme="minorHAnsi"/>
          <w:lang w:val="en-GB"/>
        </w:rPr>
        <w:t xml:space="preserve"> be conducted to see which </w:t>
      </w:r>
      <w:r w:rsidR="00CF3CF2" w:rsidRPr="00FF19D7">
        <w:rPr>
          <w:rFonts w:ascii="Helvetica" w:hAnsi="Helvetica" w:cstheme="minorHAnsi"/>
          <w:lang w:val="en-GB"/>
        </w:rPr>
        <w:t>factors</w:t>
      </w:r>
      <w:r w:rsidR="00361AF2" w:rsidRPr="00FF19D7">
        <w:rPr>
          <w:rFonts w:ascii="Helvetica" w:hAnsi="Helvetica" w:cstheme="minorHAnsi"/>
          <w:lang w:val="en-GB"/>
        </w:rPr>
        <w:t xml:space="preserve"> explain the greatest variability within observed hyperspectral signatures. </w:t>
      </w:r>
    </w:p>
    <w:p w14:paraId="2252D785" w14:textId="77777777" w:rsidR="00E007DB" w:rsidRDefault="00E007DB" w:rsidP="00FF19D7">
      <w:pPr>
        <w:pStyle w:val="ListParagraph"/>
        <w:spacing w:line="360" w:lineRule="auto"/>
        <w:ind w:left="1080"/>
        <w:jc w:val="both"/>
        <w:rPr>
          <w:rFonts w:ascii="Helvetica" w:hAnsi="Helvetica" w:cstheme="minorHAnsi"/>
          <w:lang w:val="en-GB"/>
        </w:rPr>
      </w:pPr>
    </w:p>
    <w:p w14:paraId="4E185988" w14:textId="4CDF9E4B" w:rsidR="00C74A54" w:rsidRDefault="003776AB" w:rsidP="00FF19D7">
      <w:pPr>
        <w:spacing w:line="360" w:lineRule="auto"/>
        <w:jc w:val="both"/>
        <w:rPr>
          <w:rFonts w:ascii="Helvetica" w:eastAsiaTheme="minorHAnsi" w:hAnsi="Helvetica" w:cstheme="minorHAnsi"/>
          <w:lang w:val="en-GB"/>
        </w:rPr>
      </w:pPr>
      <w:commentRangeStart w:id="17"/>
      <w:r w:rsidRPr="00FF19D7">
        <w:rPr>
          <w:rFonts w:ascii="Helvetica" w:eastAsiaTheme="minorHAnsi" w:hAnsi="Helvetica" w:cstheme="minorHAnsi"/>
          <w:lang w:val="en-GB"/>
        </w:rPr>
        <w:t>If feasible</w:t>
      </w:r>
      <w:commentRangeEnd w:id="17"/>
      <w:r w:rsidR="00011295">
        <w:rPr>
          <w:rStyle w:val="CommentReference"/>
          <w:lang w:val="de-DE"/>
        </w:rPr>
        <w:commentReference w:id="17"/>
      </w:r>
      <w:r w:rsidRPr="00FF19D7">
        <w:rPr>
          <w:rFonts w:ascii="Helvetica" w:eastAsiaTheme="minorHAnsi" w:hAnsi="Helvetica" w:cstheme="minorHAnsi"/>
          <w:lang w:val="en-GB"/>
        </w:rPr>
        <w:t xml:space="preserve">, </w:t>
      </w:r>
      <w:commentRangeStart w:id="18"/>
      <w:r w:rsidRPr="00FF19D7">
        <w:rPr>
          <w:rFonts w:ascii="Helvetica" w:eastAsiaTheme="minorHAnsi" w:hAnsi="Helvetica" w:cstheme="minorHAnsi"/>
          <w:lang w:val="en-GB"/>
        </w:rPr>
        <w:t xml:space="preserve">I may </w:t>
      </w:r>
      <w:commentRangeEnd w:id="18"/>
      <w:r w:rsidR="007F6DF4">
        <w:rPr>
          <w:rStyle w:val="CommentReference"/>
          <w:lang w:val="de-DE"/>
        </w:rPr>
        <w:commentReference w:id="18"/>
      </w:r>
      <w:r w:rsidRPr="00FF19D7">
        <w:rPr>
          <w:rFonts w:ascii="Helvetica" w:eastAsiaTheme="minorHAnsi" w:hAnsi="Helvetica" w:cstheme="minorHAnsi"/>
          <w:lang w:val="en-GB"/>
        </w:rPr>
        <w:t>investigate the effects band selection</w:t>
      </w:r>
      <w:r w:rsidR="0020397E" w:rsidRPr="00FF19D7">
        <w:rPr>
          <w:rFonts w:ascii="Helvetica" w:eastAsiaTheme="minorHAnsi" w:hAnsi="Helvetica" w:cstheme="minorHAnsi"/>
          <w:lang w:val="en-GB"/>
        </w:rPr>
        <w:t xml:space="preserve"> has</w:t>
      </w:r>
      <w:r w:rsidRPr="00FF19D7">
        <w:rPr>
          <w:rFonts w:ascii="Helvetica" w:eastAsiaTheme="minorHAnsi" w:hAnsi="Helvetica" w:cstheme="minorHAnsi"/>
          <w:lang w:val="en-GB"/>
        </w:rPr>
        <w:t xml:space="preserve"> on model performance. </w:t>
      </w:r>
      <w:r w:rsidR="00C74A54" w:rsidRPr="00FF19D7">
        <w:rPr>
          <w:rFonts w:ascii="Helvetica" w:eastAsiaTheme="minorHAnsi" w:hAnsi="Helvetica" w:cstheme="minorHAnsi"/>
          <w:lang w:val="en-GB"/>
        </w:rPr>
        <w:t xml:space="preserve">Hughes phenomenon or </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the curse of dimensionality</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may impact the ability of hyperspectral data to describe biodiversity </w:t>
      </w:r>
      <w:r w:rsidR="00C74A54" w:rsidRPr="00FF19D7">
        <w:rPr>
          <w:rFonts w:ascii="Helvetica" w:eastAsiaTheme="minorHAnsi" w:hAnsi="Helvetica" w:cstheme="minorHAnsi"/>
          <w:lang w:val="en-GB"/>
        </w:rPr>
        <w:fldChar w:fldCharType="begin"/>
      </w:r>
      <w:r w:rsidR="00C74A54" w:rsidRPr="00FF19D7">
        <w:rPr>
          <w:rFonts w:ascii="Helvetica" w:eastAsiaTheme="minorHAnsi" w:hAnsi="Helvetica" w:cstheme="minorHAnsi"/>
          <w:lang w:val="en-GB"/>
        </w:rPr>
        <w:instrText xml:space="preserve"> ADDIN ZOTERO_ITEM CSL_CITATION {"citationID":"CCWNkcFo","properties":{"formattedCitation":"(Gholizadeh et al., 2018b)","plainCitation":"(Gholizadeh et al., 2018b)","noteIndex":0},"citationItems":[{"id":516,"uris":["http://zotero.org/users/local/8RirLiuI/items/XG75ITPJ"],"uri":["http://zotero.org/users/local/8RirLiuI/items/XG75ITPJ"],"itemData":{"id":516,"type":"article-journal","abstract":"Hyperspectral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C74A54" w:rsidRPr="00FF19D7">
        <w:rPr>
          <w:rFonts w:ascii="Helvetica" w:eastAsiaTheme="minorHAnsi" w:hAnsi="Helvetica" w:cstheme="minorHAnsi"/>
          <w:lang w:val="en-GB"/>
        </w:rPr>
        <w:fldChar w:fldCharType="separate"/>
      </w:r>
      <w:r w:rsidR="00C74A54" w:rsidRPr="00FF19D7">
        <w:rPr>
          <w:rFonts w:ascii="Helvetica" w:eastAsiaTheme="minorHAnsi" w:hAnsi="Helvetica" w:cstheme="minorHAnsi"/>
          <w:noProof/>
          <w:lang w:val="en-GB"/>
        </w:rPr>
        <w:t>(Gholizadeh et al., 2018b)</w:t>
      </w:r>
      <w:r w:rsidR="00C74A54" w:rsidRPr="00FF19D7">
        <w:rPr>
          <w:rFonts w:ascii="Helvetica" w:eastAsiaTheme="minorHAnsi" w:hAnsi="Helvetica" w:cstheme="minorHAnsi"/>
          <w:lang w:val="en-GB"/>
        </w:rPr>
        <w:fldChar w:fldCharType="end"/>
      </w:r>
      <w:r w:rsidR="00C74A54" w:rsidRPr="00FF19D7">
        <w:rPr>
          <w:rFonts w:ascii="Helvetica" w:eastAsiaTheme="minorHAnsi" w:hAnsi="Helvetica" w:cstheme="minorHAnsi"/>
          <w:lang w:val="en-GB"/>
        </w:rPr>
        <w:t>. While hyperspectral has more available spectral bands to detect variation, accuracy saturates or even decreases once a variable threshold of bands is passe</w:t>
      </w:r>
      <w:r w:rsidRPr="00FF19D7">
        <w:rPr>
          <w:rFonts w:ascii="Helvetica" w:eastAsiaTheme="minorHAnsi" w:hAnsi="Helvetica" w:cstheme="minorHAnsi"/>
          <w:lang w:val="en-GB"/>
        </w:rPr>
        <w:t>d</w:t>
      </w:r>
      <w:r w:rsidR="00C74A54" w:rsidRPr="00FF19D7">
        <w:rPr>
          <w:rFonts w:ascii="Helvetica" w:eastAsiaTheme="minorHAnsi" w:hAnsi="Helvetica" w:cstheme="minorHAnsi"/>
          <w:lang w:val="en-GB"/>
        </w:rPr>
        <w:t>. This is due to the higher dimensions having less data, resulting in an overall</w:t>
      </w:r>
      <w:r w:rsidRPr="00FF19D7">
        <w:rPr>
          <w:rFonts w:ascii="Helvetica" w:eastAsiaTheme="minorHAnsi" w:hAnsi="Helvetica" w:cstheme="minorHAnsi"/>
          <w:lang w:val="en-GB"/>
        </w:rPr>
        <w:t xml:space="preserve"> loss of</w:t>
      </w:r>
      <w:r w:rsidR="00C74A54" w:rsidRPr="00FF19D7">
        <w:rPr>
          <w:rFonts w:ascii="Helvetica" w:eastAsiaTheme="minorHAnsi" w:hAnsi="Helvetica" w:cstheme="minorHAnsi"/>
          <w:lang w:val="en-GB"/>
        </w:rPr>
        <w:t xml:space="preserve"> accuracy (ibid). To resolve this</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one can reduce the number of dimensions used in analyses by selecting only the most optimal spectral bands. Here</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bands that are best at detecting biodiversity would be </w:t>
      </w:r>
      <w:r w:rsidRPr="00FF19D7">
        <w:rPr>
          <w:rFonts w:ascii="Helvetica" w:eastAsiaTheme="minorHAnsi" w:hAnsi="Helvetica" w:cstheme="minorHAnsi"/>
          <w:lang w:val="en-GB"/>
        </w:rPr>
        <w:t xml:space="preserve">filtered using </w:t>
      </w:r>
      <w:r w:rsidR="005607C1" w:rsidRPr="00FF19D7">
        <w:rPr>
          <w:rFonts w:ascii="Helvetica" w:eastAsiaTheme="minorHAnsi" w:hAnsi="Helvetica" w:cstheme="minorHAnsi"/>
          <w:lang w:val="en-GB"/>
        </w:rPr>
        <w:t xml:space="preserve">a selecting </w:t>
      </w:r>
      <w:r w:rsidR="00934239" w:rsidRPr="00FF19D7">
        <w:rPr>
          <w:rFonts w:ascii="Helvetica" w:eastAsiaTheme="minorHAnsi" w:hAnsi="Helvetica" w:cstheme="minorHAnsi"/>
          <w:lang w:val="en-GB"/>
        </w:rPr>
        <w:t>algorithm or</w:t>
      </w:r>
      <w:r w:rsidR="00C74A54" w:rsidRPr="00FF19D7">
        <w:rPr>
          <w:rFonts w:ascii="Helvetica" w:eastAsiaTheme="minorHAnsi" w:hAnsi="Helvetica" w:cstheme="minorHAnsi"/>
          <w:lang w:val="en-GB"/>
        </w:rPr>
        <w:t xml:space="preserve"> convex hull areas.</w:t>
      </w:r>
      <w:r w:rsidRPr="00FF19D7">
        <w:rPr>
          <w:rFonts w:ascii="Helvetica" w:eastAsiaTheme="minorHAnsi" w:hAnsi="Helvetica" w:cstheme="minorHAnsi"/>
          <w:lang w:val="en-GB"/>
        </w:rPr>
        <w:t xml:space="preserve"> B</w:t>
      </w:r>
      <w:r w:rsidR="005607C1" w:rsidRPr="00FF19D7">
        <w:rPr>
          <w:rFonts w:ascii="Helvetica" w:eastAsiaTheme="minorHAnsi" w:hAnsi="Helvetica" w:cstheme="minorHAnsi"/>
          <w:lang w:val="en-GB"/>
        </w:rPr>
        <w:t>ands</w:t>
      </w:r>
      <w:r w:rsidR="00C74A54" w:rsidRPr="00FF19D7">
        <w:rPr>
          <w:rFonts w:ascii="Helvetica" w:eastAsiaTheme="minorHAnsi" w:hAnsi="Helvetica" w:cstheme="minorHAnsi"/>
          <w:lang w:val="en-GB"/>
        </w:rPr>
        <w:t xml:space="preserve"> sensitive to canopy cover or bare ground could be </w:t>
      </w:r>
      <w:r w:rsidR="005607C1" w:rsidRPr="00FF19D7">
        <w:rPr>
          <w:rFonts w:ascii="Helvetica" w:eastAsiaTheme="minorHAnsi" w:hAnsi="Helvetica" w:cstheme="minorHAnsi"/>
          <w:lang w:val="en-GB"/>
        </w:rPr>
        <w:t xml:space="preserve">selected for or </w:t>
      </w:r>
      <w:r w:rsidR="00C74A54" w:rsidRPr="00FF19D7">
        <w:rPr>
          <w:rFonts w:ascii="Helvetica" w:eastAsiaTheme="minorHAnsi" w:hAnsi="Helvetica" w:cstheme="minorHAnsi"/>
          <w:lang w:val="en-GB"/>
        </w:rPr>
        <w:t>excluded</w:t>
      </w:r>
      <w:r w:rsidR="005607C1" w:rsidRPr="00FF19D7">
        <w:rPr>
          <w:rFonts w:ascii="Helvetica" w:eastAsiaTheme="minorHAnsi" w:hAnsi="Helvetica" w:cstheme="minorHAnsi"/>
          <w:lang w:val="en-GB"/>
        </w:rPr>
        <w:t xml:space="preserve"> depending on how they affect the </w:t>
      </w:r>
      <w:r w:rsidR="00934239" w:rsidRPr="00FF19D7">
        <w:rPr>
          <w:rFonts w:ascii="Helvetica" w:eastAsiaTheme="minorHAnsi" w:hAnsi="Helvetica" w:cstheme="minorHAnsi"/>
          <w:lang w:val="en-GB"/>
        </w:rPr>
        <w:t xml:space="preserve">accuracy of the </w:t>
      </w:r>
      <w:r w:rsidR="005607C1" w:rsidRPr="00FF19D7">
        <w:rPr>
          <w:rFonts w:ascii="Helvetica" w:eastAsiaTheme="minorHAnsi" w:hAnsi="Helvetica" w:cstheme="minorHAnsi"/>
          <w:lang w:val="en-GB"/>
        </w:rPr>
        <w:t xml:space="preserve">spectral diversity biodiversity model. </w:t>
      </w:r>
    </w:p>
    <w:p w14:paraId="39C8773E" w14:textId="60F48204" w:rsidR="00D1769B" w:rsidRDefault="003D31A5" w:rsidP="00FF19D7">
      <w:pPr>
        <w:spacing w:line="360" w:lineRule="auto"/>
        <w:jc w:val="both"/>
        <w:rPr>
          <w:rFonts w:ascii="Helvetica" w:eastAsiaTheme="minorHAnsi" w:hAnsi="Helvetica" w:cstheme="minorHAnsi"/>
          <w:b/>
          <w:bCs/>
          <w:color w:val="FF0000"/>
          <w:lang w:val="en-GB"/>
        </w:rPr>
      </w:pPr>
      <w:r w:rsidRPr="003D31A5">
        <w:rPr>
          <w:rFonts w:ascii="Helvetica" w:eastAsiaTheme="minorHAnsi" w:hAnsi="Helvetica" w:cstheme="minorHAnsi"/>
          <w:b/>
          <w:bCs/>
          <w:color w:val="FF0000"/>
          <w:lang w:val="en-GB"/>
        </w:rPr>
        <w:t xml:space="preserve">For band selection </w:t>
      </w:r>
    </w:p>
    <w:p w14:paraId="4C751FA3" w14:textId="22971A44" w:rsidR="003D31A5" w:rsidRPr="003D31A5" w:rsidRDefault="003D31A5" w:rsidP="00FF19D7">
      <w:pPr>
        <w:spacing w:line="360" w:lineRule="auto"/>
        <w:jc w:val="both"/>
        <w:rPr>
          <w:rFonts w:ascii="Helvetica" w:eastAsiaTheme="minorHAnsi" w:hAnsi="Helvetica" w:cstheme="minorHAnsi"/>
          <w:b/>
          <w:bCs/>
          <w:color w:val="FF0000"/>
          <w:lang w:val="en-GB"/>
        </w:rPr>
      </w:pPr>
      <w:commentRangeStart w:id="19"/>
      <w:r>
        <w:rPr>
          <w:rFonts w:ascii="Helvetica" w:eastAsiaTheme="minorHAnsi" w:hAnsi="Helvetica" w:cstheme="minorHAnsi"/>
          <w:b/>
          <w:bCs/>
          <w:noProof/>
          <w:color w:val="FF0000"/>
          <w:lang w:val="en-GB"/>
        </w:rPr>
        <w:lastRenderedPageBreak/>
        <w:drawing>
          <wp:inline distT="0" distB="0" distL="0" distR="0" wp14:anchorId="19D76E3C" wp14:editId="716364B9">
            <wp:extent cx="5727700" cy="6844665"/>
            <wp:effectExtent l="0" t="0" r="0" b="635"/>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03 at 17.17.39.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6844665"/>
                    </a:xfrm>
                    <a:prstGeom prst="rect">
                      <a:avLst/>
                    </a:prstGeom>
                  </pic:spPr>
                </pic:pic>
              </a:graphicData>
            </a:graphic>
          </wp:inline>
        </w:drawing>
      </w:r>
      <w:commentRangeEnd w:id="19"/>
      <w:r w:rsidR="00DB2771">
        <w:rPr>
          <w:rStyle w:val="CommentReference"/>
          <w:lang w:val="de-DE"/>
        </w:rPr>
        <w:commentReference w:id="19"/>
      </w:r>
    </w:p>
    <w:p w14:paraId="2903FB08" w14:textId="66162738" w:rsidR="00D1769B" w:rsidRPr="00D1769B" w:rsidRDefault="00D1769B" w:rsidP="00D1769B">
      <w:pPr>
        <w:rPr>
          <w:lang w:val="en-US"/>
        </w:rPr>
      </w:pPr>
      <w:commentRangeStart w:id="20"/>
      <w:r w:rsidRPr="00D1769B">
        <w:rPr>
          <w:rFonts w:ascii="Georgia" w:hAnsi="Georgia"/>
          <w:color w:val="2E2E2E"/>
          <w:sz w:val="27"/>
          <w:szCs w:val="27"/>
        </w:rPr>
        <w:t>S</w:t>
      </w:r>
      <w:commentRangeEnd w:id="20"/>
      <w:r w:rsidR="00C40E5D">
        <w:rPr>
          <w:rStyle w:val="CommentReference"/>
          <w:lang w:val="de-DE"/>
        </w:rPr>
        <w:commentReference w:id="20"/>
      </w:r>
      <w:r w:rsidRPr="00D1769B">
        <w:rPr>
          <w:rFonts w:ascii="Georgia" w:hAnsi="Georgia"/>
          <w:color w:val="2E2E2E"/>
          <w:sz w:val="27"/>
          <w:szCs w:val="27"/>
        </w:rPr>
        <w:t>upervised classification schemes are often stymied by the large dimensionality of hyperspectral imagery. Fine resolution spectral bands are often correlated and so represent redundant information. Also, sensor noise such as stripes from bad detectors or atmospheric attenuation may be greater in certain bands and this noise may increase class variance an</w:t>
      </w:r>
      <w:commentRangeStart w:id="22"/>
      <w:r w:rsidRPr="00D1769B">
        <w:rPr>
          <w:rFonts w:ascii="Georgia" w:hAnsi="Georgia"/>
          <w:color w:val="2E2E2E"/>
          <w:sz w:val="27"/>
          <w:szCs w:val="27"/>
        </w:rPr>
        <w:t xml:space="preserve">d </w:t>
      </w:r>
      <w:commentRangeEnd w:id="22"/>
      <w:r w:rsidR="00992FD5">
        <w:rPr>
          <w:rStyle w:val="CommentReference"/>
          <w:lang w:val="de-DE"/>
        </w:rPr>
        <w:commentReference w:id="22"/>
      </w:r>
      <w:r w:rsidRPr="00D1769B">
        <w:rPr>
          <w:rFonts w:ascii="Georgia" w:hAnsi="Georgia"/>
          <w:color w:val="2E2E2E"/>
          <w:sz w:val="27"/>
          <w:szCs w:val="27"/>
        </w:rPr>
        <w:t>decrease class separability</w:t>
      </w:r>
      <w:r w:rsidRPr="00D1769B">
        <w:rPr>
          <w:rFonts w:ascii="Georgia" w:hAnsi="Georgia"/>
          <w:color w:val="2E2E2E"/>
          <w:sz w:val="27"/>
          <w:szCs w:val="27"/>
          <w:lang w:val="en-US"/>
        </w:rPr>
        <w:t xml:space="preserve"> </w:t>
      </w:r>
      <w:r>
        <w:rPr>
          <w:rFonts w:ascii="Georgia" w:hAnsi="Georgia"/>
          <w:color w:val="2E2E2E"/>
          <w:sz w:val="27"/>
          <w:szCs w:val="27"/>
          <w:lang w:val="en-US"/>
        </w:rPr>
        <w:fldChar w:fldCharType="begin"/>
      </w:r>
      <w:r>
        <w:rPr>
          <w:rFonts w:ascii="Georgia" w:hAnsi="Georgia"/>
          <w:color w:val="2E2E2E"/>
          <w:sz w:val="27"/>
          <w:szCs w:val="27"/>
          <w:lang w:val="en-US"/>
        </w:rPr>
        <w:instrText xml:space="preserve"> ADDIN ZOTERO_ITEM CSL_CITATION {"citationID":"YHya2IHW","properties":{"formattedCitation":"(Clark et al., 2005)","plainCitation":"(Clark et al., 2005)","noteIndex":0},"citationItems":[{"id":562,"uris":["http://zotero.org/users/local/8RirLiuI/items/LGPL8UAH"],"uri":["http://zotero.org/users/local/8RirLiuI/items/LGPL8UAH"],"itemData":{"id":562,"type":"article-journal","abstract":"We investigated the utility of high spectral and spatial resolution imagery for the automated species-level classification of individual tree crowns (ITCs) in a tropical rain forest (TRF). Laboratory spectrometer and airborne reflectance spectra (161 bands, 437–2434 nm) were acquired from seven species of emergent trees. Analyses focused on leaf-, pixel- and crown-scale spectra. We first described the spectral regions and factors that most influence spectral separability among species. Next, spectral-based species classification was performed using linear discriminant analysis (LDA), maximum likelihood (ML) and spectral angle mapper (SAM) classifiers applied to combinations of bands from a stepwise-selection procedure. Optimal regions of the spectrum for species discrimination varied with scale. However, near-infrared (700–1327 nm) bands were consistently important regions across all scales. Bands in the visible region (437–700 nm) and shortwave infrared (1994–2435 nm) were more important at pixel and crown scales. Overall classification accuracy decreased from leaf scales measured in the laboratory to pixel and crown scales measured from the airborne sensor. Leaf-scale classification using LDA and 40 bands had 100% overall accuracy. Pixel-scale spectra from sunlit regions of crowns were classified with 88% overall accuracy using a ML classifier and 60 bands. The highest crown-scale (ITC) accuracy was 92% with LDA and 30 bands. Producer's accuracies ranged from 70% to 100% and User's accuracies ranged from 81% to 100%. The SAM classifier performed poorly at all scales and spectral regions of analysis. ITCs were also classified using an object-based approach in which crown species labels were assigned according to the majority class of classified pixels within a crown. An overall accuracy of 86% was achieved with an object-based LDA classifier applied to 30 bands of data. Object-based and crown-scale ITC classifications were significantly more accurate with 10 narrow-bands relative to accuracies achieved with simulated multispectral, broadband data. We concluded that high spectral and spatial resolution imagery acquired over TRF canopy has substantial potential for automated ITC species discrimination.","container-title":"Remote Sensing of Environment","DOI":"10.1016/j.rse.2005.03.009","ISSN":"0034-4257","issue":"3","journalAbbreviation":"Remote Sensing of Environment","language":"en","page":"375-398","source":"ScienceDirect","title":"Hyperspectral discrimination of tropical rain forest tree species at leaf to crown scales","volume":"96","author":[{"family":"Clark","given":"Matthew L."},{"family":"Roberts","given":"Dar A."},{"family":"Clark","given":"David B."}],"issued":{"date-parts":[["2005",6,30]]}}}],"schema":"https://github.com/citation-style-language/schema/raw/master/csl-citation.json"} </w:instrText>
      </w:r>
      <w:r>
        <w:rPr>
          <w:rFonts w:ascii="Georgia" w:hAnsi="Georgia"/>
          <w:color w:val="2E2E2E"/>
          <w:sz w:val="27"/>
          <w:szCs w:val="27"/>
          <w:lang w:val="en-US"/>
        </w:rPr>
        <w:fldChar w:fldCharType="separate"/>
      </w:r>
      <w:r>
        <w:rPr>
          <w:rFonts w:ascii="Georgia" w:hAnsi="Georgia"/>
          <w:noProof/>
          <w:color w:val="2E2E2E"/>
          <w:sz w:val="27"/>
          <w:szCs w:val="27"/>
          <w:lang w:val="en-US"/>
        </w:rPr>
        <w:t>(Clark et al., 2005)</w:t>
      </w:r>
      <w:r>
        <w:rPr>
          <w:rFonts w:ascii="Georgia" w:hAnsi="Georgia"/>
          <w:color w:val="2E2E2E"/>
          <w:sz w:val="27"/>
          <w:szCs w:val="27"/>
          <w:lang w:val="en-US"/>
        </w:rPr>
        <w:fldChar w:fldCharType="end"/>
      </w:r>
    </w:p>
    <w:p w14:paraId="608DBDAD" w14:textId="77777777" w:rsidR="00D1769B" w:rsidRPr="00D1769B" w:rsidRDefault="00D1769B" w:rsidP="00FF19D7">
      <w:pPr>
        <w:spacing w:line="360" w:lineRule="auto"/>
        <w:jc w:val="both"/>
        <w:rPr>
          <w:rFonts w:ascii="Helvetica" w:hAnsi="Helvetica" w:cstheme="minorHAnsi"/>
        </w:rPr>
      </w:pPr>
    </w:p>
    <w:p w14:paraId="3D195F35" w14:textId="77777777" w:rsidR="00361AF2" w:rsidRPr="0040037A" w:rsidRDefault="00361AF2" w:rsidP="00FF19D7">
      <w:pPr>
        <w:spacing w:line="360" w:lineRule="auto"/>
        <w:jc w:val="both"/>
        <w:rPr>
          <w:rFonts w:ascii="Helvetica" w:hAnsi="Helvetica" w:cstheme="minorHAnsi"/>
          <w:lang w:val="en-GB"/>
        </w:rPr>
      </w:pPr>
    </w:p>
    <w:p w14:paraId="116655BD" w14:textId="24BE581B" w:rsidR="00361AF2" w:rsidRPr="00FF19D7" w:rsidRDefault="00FF19D7" w:rsidP="00FF19D7">
      <w:pPr>
        <w:spacing w:line="360" w:lineRule="auto"/>
        <w:jc w:val="both"/>
        <w:rPr>
          <w:rFonts w:ascii="Helvetica" w:hAnsi="Helvetica" w:cstheme="minorHAnsi"/>
          <w:noProof/>
          <w:lang w:val="en-US"/>
        </w:rPr>
      </w:pPr>
      <w:commentRangeStart w:id="23"/>
      <w:commentRangeStart w:id="24"/>
      <w:r>
        <w:rPr>
          <w:rFonts w:ascii="Helvetica" w:hAnsi="Helvetica" w:cstheme="minorHAnsi"/>
          <w:color w:val="201F1E"/>
          <w:bdr w:val="none" w:sz="0" w:space="0" w:color="auto" w:frame="1"/>
          <w:lang w:val="en-GB"/>
        </w:rPr>
        <w:lastRenderedPageBreak/>
        <w:t>Q</w:t>
      </w:r>
      <w:commentRangeEnd w:id="23"/>
      <w:r w:rsidR="0088580E">
        <w:rPr>
          <w:rStyle w:val="CommentReference"/>
          <w:lang w:val="de-DE"/>
        </w:rPr>
        <w:commentReference w:id="23"/>
      </w:r>
      <w:r>
        <w:rPr>
          <w:rFonts w:ascii="Helvetica" w:hAnsi="Helvetica" w:cstheme="minorHAnsi"/>
          <w:color w:val="201F1E"/>
          <w:bdr w:val="none" w:sz="0" w:space="0" w:color="auto" w:frame="1"/>
          <w:lang w:val="en-GB"/>
        </w:rPr>
        <w:t>3</w:t>
      </w:r>
      <w:commentRangeEnd w:id="24"/>
      <w:r w:rsidR="0088580E">
        <w:rPr>
          <w:rStyle w:val="CommentReference"/>
          <w:lang w:val="de-DE"/>
        </w:rPr>
        <w:commentReference w:id="24"/>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Previous studies indicate a strong scale-dependence of the relationship between spectral diversity to biodiversity</w:t>
      </w:r>
      <w:r w:rsidR="00D51F80" w:rsidRPr="00FF19D7">
        <w:rPr>
          <w:rFonts w:ascii="Helvetica" w:hAnsi="Helvetica" w:cstheme="minorHAnsi"/>
          <w:lang w:val="en-GB"/>
        </w:rPr>
        <w:t xml:space="preserve"> </w:t>
      </w:r>
      <w:r w:rsidR="00CF3CF2" w:rsidRPr="00FF19D7">
        <w:rPr>
          <w:rFonts w:ascii="Helvetica" w:hAnsi="Helvetica" w:cstheme="minorHAnsi"/>
          <w:lang w:val="en-GB"/>
        </w:rPr>
        <w:fldChar w:fldCharType="begin"/>
      </w:r>
      <w:r w:rsidR="00EF1FA7" w:rsidRPr="00FF19D7">
        <w:rPr>
          <w:rFonts w:ascii="Helvetica" w:hAnsi="Helvetica" w:cstheme="minorHAnsi"/>
          <w:lang w:val="en-GB"/>
        </w:rPr>
        <w:instrText xml:space="preserve"> ADDIN ZOTERO_ITEM CSL_CITATION {"citationID":"l6K88SaI","properties":{"formattedCitation":"(Gholizadeh et al., 2018b; Schmidtlein and Fassnacht, 2017; Wang, Gamon, Cavender-Bares, et al., 2018a; Wang, Gamon, Schweiger, et al., 2018)","plainCitation":"(Gholizadeh et al., 2018b; Schmidtlein and Fassnacht, 2017; Wang, Gamon, Cavender-Bares, et al., 2018a;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w:instrText>
      </w:r>
      <w:r w:rsidR="00EF1FA7" w:rsidRPr="00FF19D7">
        <w:rPr>
          <w:rFonts w:ascii="Helvetica" w:hAnsi="Helvetica" w:cstheme="minorHAnsi"/>
        </w:rPr>
        <w:instrText xml:space="preserve">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CF3CF2" w:rsidRPr="00FF19D7">
        <w:rPr>
          <w:rFonts w:ascii="Helvetica" w:hAnsi="Helvetica" w:cstheme="minorHAnsi"/>
          <w:lang w:val="en-GB"/>
        </w:rPr>
        <w:fldChar w:fldCharType="separate"/>
      </w:r>
      <w:r w:rsidR="00EF1FA7" w:rsidRPr="00FF19D7">
        <w:rPr>
          <w:rFonts w:ascii="Helvetica" w:hAnsi="Helvetica" w:cstheme="minorHAnsi"/>
          <w:noProof/>
        </w:rPr>
        <w:t>(Gholizadeh et al., 2018b; Schmidtlein and Fassnacht, 2017; Wang, Gamon, Cavender-Bares, et al., 2018a; Wang, Gamon, Schweiger, et al., 2018)</w:t>
      </w:r>
      <w:r w:rsidR="00CF3CF2" w:rsidRPr="00FF19D7">
        <w:rPr>
          <w:rFonts w:ascii="Helvetica" w:hAnsi="Helvetica" w:cstheme="minorHAnsi"/>
          <w:lang w:val="en-GB"/>
        </w:rPr>
        <w:fldChar w:fldCharType="end"/>
      </w:r>
      <w:r w:rsidR="00361AF2" w:rsidRPr="00FF19D7">
        <w:rPr>
          <w:rFonts w:ascii="Helvetica" w:hAnsi="Helvetica" w:cstheme="minorHAnsi"/>
        </w:rPr>
        <w:t xml:space="preserve">. </w:t>
      </w:r>
      <w:r w:rsidR="00361AF2" w:rsidRPr="00FF19D7">
        <w:rPr>
          <w:rFonts w:ascii="Helvetica" w:hAnsi="Helvetica" w:cstheme="minorHAnsi"/>
          <w:lang w:val="en-GB"/>
        </w:rPr>
        <w:t xml:space="preserve">Therefore, this study will assess the relationship between hyperspectral variability and biodiversity at </w:t>
      </w:r>
      <w:r w:rsidR="00361AF2" w:rsidRPr="00FF19D7">
        <w:rPr>
          <w:rFonts w:ascii="Helvetica" w:hAnsi="Helvetica" w:cstheme="minorHAnsi"/>
          <w:noProof/>
          <w:lang w:val="en-US"/>
        </w:rPr>
        <w:t xml:space="preserve">three spatial scales: i) plot-scale, ii) drone scale, and iii) plane-scale. </w:t>
      </w:r>
    </w:p>
    <w:p w14:paraId="6EB214D8" w14:textId="77777777" w:rsidR="00FF19D7" w:rsidRDefault="00FF19D7" w:rsidP="00FF19D7">
      <w:pPr>
        <w:spacing w:line="360" w:lineRule="auto"/>
        <w:jc w:val="both"/>
        <w:rPr>
          <w:rFonts w:ascii="Helvetica" w:hAnsi="Helvetica" w:cstheme="minorHAnsi"/>
          <w:noProof/>
          <w:lang w:val="en-US"/>
        </w:rPr>
      </w:pPr>
    </w:p>
    <w:p w14:paraId="32C5C691" w14:textId="5B0F22AC" w:rsidR="00361AF2" w:rsidRPr="00FF19D7" w:rsidRDefault="00F93D7B"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w:t>
      </w:r>
      <w:r w:rsidR="00361AF2" w:rsidRPr="00FF19D7">
        <w:rPr>
          <w:rFonts w:ascii="Helvetica" w:hAnsi="Helvetica" w:cstheme="minorHAnsi"/>
          <w:noProof/>
          <w:lang w:val="en-US"/>
        </w:rPr>
        <w:t>ll spatial scale</w:t>
      </w:r>
      <w:r w:rsidR="0020397E" w:rsidRPr="00FF19D7">
        <w:rPr>
          <w:rFonts w:ascii="Helvetica" w:hAnsi="Helvetica" w:cstheme="minorHAnsi"/>
          <w:noProof/>
          <w:lang w:val="en-US"/>
        </w:rPr>
        <w:t>s</w:t>
      </w:r>
      <w:r w:rsidR="00361AF2" w:rsidRPr="00FF19D7">
        <w:rPr>
          <w:rFonts w:ascii="Helvetica" w:hAnsi="Helvetica" w:cstheme="minorHAnsi"/>
          <w:noProof/>
          <w:lang w:val="en-US"/>
        </w:rPr>
        <w:t xml:space="preserve"> will be used to assess the impact of resolution on the observed hyperspectral relationships and if data saturation across scales occurs. This will also provide insight into the variance of accuracy between sensed spectral signatures and the biodiversity estimates at different spatial scales.</w:t>
      </w:r>
    </w:p>
    <w:p w14:paraId="6080C0A4" w14:textId="77777777" w:rsidR="00FF19D7" w:rsidRDefault="00FF19D7" w:rsidP="00FF19D7">
      <w:pPr>
        <w:spacing w:line="360" w:lineRule="auto"/>
        <w:jc w:val="both"/>
        <w:rPr>
          <w:rFonts w:ascii="Helvetica" w:hAnsi="Helvetica" w:cstheme="minorHAnsi"/>
          <w:noProof/>
          <w:lang w:val="en-US"/>
        </w:rPr>
      </w:pPr>
    </w:p>
    <w:p w14:paraId="315B87EE" w14:textId="7D37CB57" w:rsidR="00361AF2" w:rsidRPr="00FF19D7" w:rsidRDefault="00361AF2"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At the larger remotely</w:t>
      </w:r>
      <w:r w:rsidR="0020397E" w:rsidRPr="00FF19D7">
        <w:rPr>
          <w:rFonts w:ascii="Helvetica" w:hAnsi="Helvetica" w:cstheme="minorHAnsi"/>
          <w:noProof/>
          <w:lang w:val="en-US"/>
        </w:rPr>
        <w:t>-</w:t>
      </w:r>
      <w:r w:rsidRPr="00FF19D7">
        <w:rPr>
          <w:rFonts w:ascii="Helvetica" w:hAnsi="Helvetica" w:cstheme="minorHAnsi"/>
          <w:noProof/>
          <w:lang w:val="en-US"/>
        </w:rPr>
        <w:t xml:space="preserve">sensed scales of observation, bare ground is likely to be a </w:t>
      </w:r>
      <w:r w:rsidR="00F1048F" w:rsidRPr="00FF19D7">
        <w:rPr>
          <w:rFonts w:ascii="Helvetica" w:hAnsi="Helvetica" w:cstheme="minorHAnsi"/>
          <w:noProof/>
          <w:lang w:val="en-US"/>
        </w:rPr>
        <w:t xml:space="preserve">particularly strong </w:t>
      </w:r>
      <w:r w:rsidRPr="00FF19D7">
        <w:rPr>
          <w:rFonts w:ascii="Helvetica" w:hAnsi="Helvetica" w:cstheme="minorHAnsi"/>
          <w:noProof/>
          <w:lang w:val="en-US"/>
        </w:rPr>
        <w:t>predictor of variance in spectral diversity</w:t>
      </w:r>
      <w:r w:rsidR="00F1048F" w:rsidRPr="00FF19D7">
        <w:rPr>
          <w:rFonts w:ascii="Helvetica" w:hAnsi="Helvetica" w:cstheme="minorHAnsi"/>
          <w:noProof/>
          <w:lang w:val="en-US"/>
        </w:rPr>
        <w:t xml:space="preserve">, as the chance of capturing “patchy” vegetated areas increases </w:t>
      </w:r>
      <w:r w:rsidRPr="00FF19D7">
        <w:rPr>
          <w:rFonts w:ascii="Helvetica" w:hAnsi="Helvetica" w:cstheme="minorHAnsi"/>
          <w:noProof/>
          <w:lang w:val="en-US"/>
        </w:rPr>
        <w:t>(Gholizadeh et al., 2018)</w:t>
      </w:r>
      <w:r w:rsidR="00F1048F" w:rsidRPr="00FF19D7">
        <w:rPr>
          <w:rFonts w:ascii="Helvetica" w:hAnsi="Helvetica" w:cstheme="minorHAnsi"/>
          <w:noProof/>
          <w:lang w:val="en-US"/>
        </w:rPr>
        <w:t xml:space="preserve">. </w:t>
      </w:r>
      <w:r w:rsidR="00B94A8C" w:rsidRPr="00FF19D7">
        <w:rPr>
          <w:rFonts w:ascii="Helvetica" w:hAnsi="Helvetica" w:cstheme="minorHAnsi"/>
          <w:noProof/>
          <w:lang w:val="en-US"/>
        </w:rPr>
        <w:t xml:space="preserve">The proposed </w:t>
      </w:r>
      <w:r w:rsidRPr="00FF19D7">
        <w:rPr>
          <w:rFonts w:ascii="Helvetica" w:hAnsi="Helvetica" w:cstheme="minorHAnsi"/>
          <w:noProof/>
          <w:lang w:val="en-US"/>
        </w:rPr>
        <w:t>approach to assess th</w:t>
      </w:r>
      <w:r w:rsidR="00B94A8C" w:rsidRPr="00FF19D7">
        <w:rPr>
          <w:rFonts w:ascii="Helvetica" w:hAnsi="Helvetica" w:cstheme="minorHAnsi"/>
          <w:noProof/>
          <w:lang w:val="en-US"/>
        </w:rPr>
        <w:t xml:space="preserve">is </w:t>
      </w:r>
      <w:r w:rsidRPr="00FF19D7">
        <w:rPr>
          <w:rFonts w:ascii="Helvetica" w:hAnsi="Helvetica" w:cstheme="minorHAnsi"/>
          <w:noProof/>
          <w:lang w:val="en-US"/>
        </w:rPr>
        <w:t xml:space="preserve">significance of this is to overlay plane hyperspectral raster data over the already mapped </w:t>
      </w:r>
      <w:r w:rsidR="00B94A8C" w:rsidRPr="00FF19D7">
        <w:rPr>
          <w:rFonts w:ascii="Helvetica" w:hAnsi="Helvetica" w:cstheme="minorHAnsi"/>
          <w:noProof/>
          <w:lang w:val="en-US"/>
        </w:rPr>
        <w:t>percent</w:t>
      </w:r>
      <w:r w:rsidRPr="00FF19D7">
        <w:rPr>
          <w:rFonts w:ascii="Helvetica" w:hAnsi="Helvetica" w:cstheme="minorHAnsi"/>
          <w:noProof/>
          <w:lang w:val="en-US"/>
        </w:rPr>
        <w:t xml:space="preserve"> bare ground obtained from previous years drone imagery (</w:t>
      </w:r>
      <w:r w:rsidR="0020397E" w:rsidRPr="00FF19D7">
        <w:rPr>
          <w:rFonts w:ascii="Helvetica" w:hAnsi="Helvetica" w:cstheme="minorHAnsi"/>
          <w:noProof/>
          <w:lang w:val="en-US"/>
        </w:rPr>
        <w:t>K</w:t>
      </w:r>
      <w:r w:rsidRPr="00FF19D7">
        <w:rPr>
          <w:rFonts w:ascii="Helvetica" w:hAnsi="Helvetica" w:cstheme="minorHAnsi"/>
          <w:noProof/>
          <w:lang w:val="en-US"/>
        </w:rPr>
        <w:t>ellerhals, 2018</w:t>
      </w:r>
      <w:commentRangeStart w:id="25"/>
      <w:r w:rsidRPr="00FF19D7">
        <w:rPr>
          <w:rFonts w:ascii="Helvetica" w:hAnsi="Helvetica" w:cstheme="minorHAnsi"/>
          <w:noProof/>
          <w:lang w:val="en-US"/>
        </w:rPr>
        <w:t>).</w:t>
      </w:r>
      <w:commentRangeEnd w:id="25"/>
      <w:r w:rsidR="00C11390">
        <w:rPr>
          <w:rStyle w:val="CommentReference"/>
          <w:lang w:val="de-DE"/>
        </w:rPr>
        <w:commentReference w:id="25"/>
      </w:r>
    </w:p>
    <w:p w14:paraId="6459FA4F" w14:textId="5F22E062" w:rsidR="004E4836" w:rsidRPr="00FF19D7" w:rsidRDefault="00361AF2" w:rsidP="00FF19D7">
      <w:pPr>
        <w:spacing w:beforeAutospacing="1" w:afterAutospacing="1" w:line="360" w:lineRule="auto"/>
        <w:jc w:val="both"/>
        <w:textAlignment w:val="baseline"/>
        <w:rPr>
          <w:rFonts w:ascii="Helvetica" w:hAnsi="Helvetica" w:cstheme="minorHAnsi"/>
          <w:noProof/>
          <w:lang w:val="en-US"/>
        </w:rPr>
      </w:pPr>
      <w:r w:rsidRPr="00FF19D7">
        <w:rPr>
          <w:rFonts w:ascii="Helvetica" w:hAnsi="Helvetica" w:cstheme="minorHAnsi"/>
          <w:noProof/>
          <w:lang w:val="en-US"/>
        </w:rPr>
        <w:t>At the plane scale, hyperspectral signature variance will be related to veg</w:t>
      </w:r>
      <w:r w:rsidR="0020397E" w:rsidRPr="00FF19D7">
        <w:rPr>
          <w:rFonts w:ascii="Helvetica" w:hAnsi="Helvetica" w:cstheme="minorHAnsi"/>
          <w:noProof/>
          <w:lang w:val="en-US"/>
        </w:rPr>
        <w:t>etation</w:t>
      </w:r>
      <w:r w:rsidRPr="00FF19D7">
        <w:rPr>
          <w:rFonts w:ascii="Helvetica" w:hAnsi="Helvetica" w:cstheme="minorHAnsi"/>
          <w:noProof/>
          <w:lang w:val="en-US"/>
        </w:rPr>
        <w:t xml:space="preserve"> type, topography, wetness, and possibly slope and aspect.The topography Qikiqtaruk is available via the Arctic DEM dataset </w:t>
      </w:r>
      <w:r w:rsidRPr="00FF19D7">
        <w:rPr>
          <w:rFonts w:ascii="Helvetica" w:hAnsi="Helvetica" w:cstheme="minorHAnsi"/>
          <w:noProof/>
        </w:rPr>
        <w:fldChar w:fldCharType="begin"/>
      </w:r>
      <w:r w:rsidR="00CF3CF2" w:rsidRPr="00FF19D7">
        <w:rPr>
          <w:rFonts w:ascii="Helvetica" w:hAnsi="Helvetica" w:cstheme="minorHAnsi"/>
          <w:noProof/>
          <w:lang w:val="en-US"/>
        </w:rPr>
        <w:instrText xml:space="preserve"> ADDIN ZOTERO_ITEM CSL_CITATION {"citationID":"2Urntuat","properties":{"formattedCitation":"(\\uc0\\u8220{}ArcticDEM\\uc0\\u8221{}, n.d.)","plainCitation":"(“ArcticDEM”, n.d.)","dontUpdate":true,"noteIndex":0},"citationItems":[{"id":527,"uris":["http://zotero.org/users/local/8RirLiuI/items/Q6HLXUYF"],"uri":["http://zotero.org/users/local/8RirLiuI/items/Q6HLXUYF"],"itemData":{"id":527,"type":"webpage","title":"ArcticDEM","URL":"https://www.arcgis.com/apps/webappviewer/index.html?id=aff5fa8f5d5548c6bff44cc8be385f61","accessed":{"date-parts":[["2020",1,22]]},"issued":{"date-parts":[["2018"]]}}}],"schema":"https://github.com/citation-style-language/schema/raw/master/csl-citation.json"} </w:instrText>
      </w:r>
      <w:r w:rsidRPr="00FF19D7">
        <w:rPr>
          <w:rFonts w:ascii="Helvetica" w:hAnsi="Helvetica" w:cstheme="minorHAnsi"/>
          <w:noProof/>
        </w:rPr>
        <w:fldChar w:fldCharType="separate"/>
      </w:r>
      <w:r w:rsidRPr="00FF19D7">
        <w:rPr>
          <w:rFonts w:ascii="Helvetica" w:hAnsi="Helvetica" w:cstheme="minorHAnsi"/>
          <w:noProof/>
          <w:lang w:val="en-US"/>
        </w:rPr>
        <w:t>(ArcticDEM, 2018)</w:t>
      </w:r>
      <w:r w:rsidRPr="00FF19D7">
        <w:rPr>
          <w:rFonts w:ascii="Helvetica" w:hAnsi="Helvetica" w:cstheme="minorHAnsi"/>
          <w:noProof/>
        </w:rPr>
        <w:fldChar w:fldCharType="end"/>
      </w:r>
      <w:r w:rsidRPr="00FF19D7">
        <w:rPr>
          <w:rFonts w:ascii="Helvetica" w:hAnsi="Helvetica" w:cstheme="minorHAnsi"/>
          <w:noProof/>
          <w:lang w:val="en-US"/>
        </w:rPr>
        <w:t xml:space="preserve"> and wetness, slope and aspect can all be </w:t>
      </w:r>
      <w:r w:rsidR="00D51F80" w:rsidRPr="00FF19D7">
        <w:rPr>
          <w:rFonts w:ascii="Helvetica" w:hAnsi="Helvetica" w:cstheme="minorHAnsi"/>
          <w:noProof/>
          <w:lang w:val="en-US"/>
        </w:rPr>
        <w:t xml:space="preserve">readily be </w:t>
      </w:r>
      <w:r w:rsidRPr="00FF19D7">
        <w:rPr>
          <w:rFonts w:ascii="Helvetica" w:hAnsi="Helvetica" w:cstheme="minorHAnsi"/>
          <w:noProof/>
          <w:lang w:val="en-US"/>
        </w:rPr>
        <w:t>derived/interpolated from DEM</w:t>
      </w:r>
      <w:r w:rsidR="00D51F80" w:rsidRPr="00FF19D7">
        <w:rPr>
          <w:rFonts w:ascii="Helvetica" w:hAnsi="Helvetica" w:cstheme="minorHAnsi"/>
          <w:noProof/>
          <w:lang w:val="en-US"/>
        </w:rPr>
        <w:t>s via GIS packages</w:t>
      </w:r>
      <w:commentRangeStart w:id="29"/>
      <w:r w:rsidR="00D51F80" w:rsidRPr="00FF19D7">
        <w:rPr>
          <w:rFonts w:ascii="Helvetica" w:hAnsi="Helvetica" w:cstheme="minorHAnsi"/>
          <w:noProof/>
          <w:lang w:val="en-US"/>
        </w:rPr>
        <w:t xml:space="preserve">. </w:t>
      </w:r>
      <w:commentRangeEnd w:id="29"/>
      <w:r w:rsidR="00C11390">
        <w:rPr>
          <w:rStyle w:val="CommentReference"/>
          <w:lang w:val="de-DE"/>
        </w:rPr>
        <w:commentReference w:id="29"/>
      </w:r>
    </w:p>
    <w:p w14:paraId="2E45C283" w14:textId="2C2018CA" w:rsidR="00D7469B" w:rsidRPr="00FF19D7" w:rsidRDefault="00FF19D7" w:rsidP="00FF19D7">
      <w:pPr>
        <w:spacing w:line="360" w:lineRule="auto"/>
        <w:jc w:val="both"/>
        <w:rPr>
          <w:rFonts w:ascii="Helvetica" w:hAnsi="Helvetica" w:cstheme="minorHAnsi"/>
          <w:lang w:val="en-GB"/>
        </w:rPr>
      </w:pPr>
      <w:r>
        <w:rPr>
          <w:rFonts w:ascii="Helvetica" w:hAnsi="Helvetica" w:cstheme="minorHAnsi"/>
          <w:color w:val="201F1E"/>
          <w:bdr w:val="none" w:sz="0" w:space="0" w:color="auto" w:frame="1"/>
          <w:lang w:val="en-GB"/>
        </w:rPr>
        <w:t xml:space="preserve">Q4) </w:t>
      </w:r>
      <w:r w:rsidR="00361AF2" w:rsidRPr="00FF19D7">
        <w:rPr>
          <w:rFonts w:ascii="Helvetica" w:hAnsi="Helvetica" w:cstheme="minorHAnsi"/>
          <w:color w:val="201F1E"/>
          <w:bdr w:val="none" w:sz="0" w:space="0" w:color="auto" w:frame="1"/>
          <w:lang w:val="en-GB"/>
        </w:rPr>
        <w:t xml:space="preserve">Finally, a regional map of biodiversity will be produced using the </w:t>
      </w:r>
      <w:proofErr w:type="gramStart"/>
      <w:r w:rsidR="00361AF2" w:rsidRPr="00FF19D7">
        <w:rPr>
          <w:rFonts w:ascii="Helvetica" w:hAnsi="Helvetica" w:cstheme="minorHAnsi"/>
          <w:color w:val="201F1E"/>
          <w:bdr w:val="none" w:sz="0" w:space="0" w:color="auto" w:frame="1"/>
          <w:lang w:val="en-GB"/>
        </w:rPr>
        <w:t>remotely</w:t>
      </w:r>
      <w:r w:rsidR="0020397E" w:rsidRPr="00FF19D7">
        <w:rPr>
          <w:rFonts w:ascii="Helvetica" w:hAnsi="Helvetica" w:cstheme="minorHAnsi"/>
          <w:color w:val="201F1E"/>
          <w:bdr w:val="none" w:sz="0" w:space="0" w:color="auto" w:frame="1"/>
          <w:lang w:val="en-GB"/>
        </w:rPr>
        <w:t>-</w:t>
      </w:r>
      <w:r w:rsidR="00361AF2" w:rsidRPr="00FF19D7">
        <w:rPr>
          <w:rFonts w:ascii="Helvetica" w:hAnsi="Helvetica" w:cstheme="minorHAnsi"/>
          <w:color w:val="201F1E"/>
          <w:bdr w:val="none" w:sz="0" w:space="0" w:color="auto" w:frame="1"/>
          <w:lang w:val="en-GB"/>
        </w:rPr>
        <w:t>sensed</w:t>
      </w:r>
      <w:proofErr w:type="gramEnd"/>
      <w:r w:rsidR="00361AF2" w:rsidRPr="00FF19D7">
        <w:rPr>
          <w:rFonts w:ascii="Helvetica" w:hAnsi="Helvetica" w:cstheme="minorHAnsi"/>
          <w:color w:val="201F1E"/>
          <w:bdr w:val="none" w:sz="0" w:space="0" w:color="auto" w:frame="1"/>
          <w:lang w:val="en-GB"/>
        </w:rPr>
        <w:t xml:space="preserve"> hyperspectral data. Biodiversity will be calculated using question two’s model of hyperspectral density relationship biodiversity</w:t>
      </w:r>
      <w:r w:rsidR="009A3284" w:rsidRPr="00FF19D7">
        <w:rPr>
          <w:rFonts w:ascii="Helvetica" w:hAnsi="Helvetica" w:cstheme="minorHAnsi"/>
          <w:color w:val="201F1E"/>
          <w:bdr w:val="none" w:sz="0" w:space="0" w:color="auto" w:frame="1"/>
          <w:lang w:val="en-GB"/>
        </w:rPr>
        <w:t xml:space="preserve">. </w:t>
      </w:r>
      <w:r w:rsidR="008C41AF" w:rsidRPr="00FF19D7">
        <w:rPr>
          <w:rFonts w:ascii="Helvetica" w:hAnsi="Helvetica" w:cstheme="minorHAnsi"/>
          <w:color w:val="201F1E"/>
          <w:bdr w:val="none" w:sz="0" w:space="0" w:color="auto" w:frame="1"/>
          <w:lang w:val="en-GB"/>
        </w:rPr>
        <w:t>Using R or QGIS t</w:t>
      </w:r>
      <w:r w:rsidR="009A3284" w:rsidRPr="00FF19D7">
        <w:rPr>
          <w:rFonts w:ascii="Helvetica" w:hAnsi="Helvetica" w:cstheme="minorHAnsi"/>
          <w:color w:val="201F1E"/>
          <w:bdr w:val="none" w:sz="0" w:space="0" w:color="auto" w:frame="1"/>
          <w:lang w:val="en-GB"/>
        </w:rPr>
        <w:t xml:space="preserve">he output biodiversity values will then be mapped spatially across </w:t>
      </w:r>
      <w:commentRangeStart w:id="33"/>
      <w:proofErr w:type="spellStart"/>
      <w:r w:rsidR="009A3284" w:rsidRPr="00FF19D7">
        <w:rPr>
          <w:rFonts w:ascii="Helvetica" w:hAnsi="Helvetica" w:cstheme="minorHAnsi"/>
          <w:color w:val="201F1E"/>
          <w:bdr w:val="none" w:sz="0" w:space="0" w:color="auto" w:frame="1"/>
          <w:lang w:val="en-GB"/>
        </w:rPr>
        <w:t>Qikiqtaruk</w:t>
      </w:r>
      <w:commentRangeEnd w:id="33"/>
      <w:proofErr w:type="spellEnd"/>
      <w:r w:rsidR="001001CD">
        <w:rPr>
          <w:rStyle w:val="CommentReference"/>
          <w:lang w:val="de-DE"/>
        </w:rPr>
        <w:commentReference w:id="33"/>
      </w:r>
      <w:commentRangeStart w:id="34"/>
      <w:r w:rsidR="009A3284" w:rsidRPr="00FF19D7">
        <w:rPr>
          <w:rFonts w:ascii="Helvetica" w:hAnsi="Helvetica" w:cstheme="minorHAnsi"/>
          <w:color w:val="201F1E"/>
          <w:bdr w:val="none" w:sz="0" w:space="0" w:color="auto" w:frame="1"/>
          <w:lang w:val="en-GB"/>
        </w:rPr>
        <w:t xml:space="preserve">. </w:t>
      </w:r>
      <w:commentRangeEnd w:id="34"/>
      <w:r w:rsidR="00904A8B">
        <w:rPr>
          <w:rStyle w:val="CommentReference"/>
          <w:lang w:val="de-DE"/>
        </w:rPr>
        <w:commentReference w:id="34"/>
      </w:r>
      <w:commentRangeStart w:id="35"/>
      <w:commentRangeEnd w:id="35"/>
      <w:r w:rsidR="00C11390">
        <w:rPr>
          <w:rStyle w:val="CommentReference"/>
          <w:lang w:val="de-DE"/>
        </w:rPr>
        <w:commentReference w:id="35"/>
      </w:r>
    </w:p>
    <w:p w14:paraId="0ADDB1F7" w14:textId="77777777" w:rsidR="00D7469B" w:rsidRDefault="00D7469B" w:rsidP="00FF19D7">
      <w:pPr>
        <w:spacing w:line="360" w:lineRule="auto"/>
        <w:jc w:val="both"/>
        <w:rPr>
          <w:rFonts w:ascii="Helvetica" w:hAnsi="Helvetica"/>
          <w:sz w:val="22"/>
          <w:szCs w:val="22"/>
          <w:u w:val="single"/>
          <w:lang w:val="en-US"/>
        </w:rPr>
      </w:pPr>
    </w:p>
    <w:p w14:paraId="5A8005EA" w14:textId="5D3D11B8" w:rsidR="00AB2623" w:rsidRPr="0020397E" w:rsidRDefault="00AB2623" w:rsidP="00FF19D7">
      <w:pPr>
        <w:spacing w:line="360" w:lineRule="auto"/>
        <w:jc w:val="both"/>
        <w:rPr>
          <w:rFonts w:ascii="Helvetica" w:hAnsi="Helvetica" w:cstheme="minorHAnsi"/>
          <w:lang w:val="en-GB"/>
        </w:rPr>
      </w:pPr>
      <w:r w:rsidRPr="0020397E">
        <w:rPr>
          <w:rFonts w:ascii="Helvetica" w:hAnsi="Helvetica"/>
          <w:u w:val="single"/>
          <w:lang w:val="en-US"/>
        </w:rPr>
        <w:t xml:space="preserve">Risk Mitigation </w:t>
      </w:r>
    </w:p>
    <w:p w14:paraId="5D04FA9C" w14:textId="33ECA9E3" w:rsidR="00AB2623"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lastRenderedPageBreak/>
        <w:t>Scope of dissertation – While all directly related to the topic of using hyperspectral imagery as an indicator of biodiversity, the inclusion of remote</w:t>
      </w:r>
      <w:r w:rsidR="0020397E">
        <w:rPr>
          <w:rFonts w:ascii="Helvetica" w:hAnsi="Helvetica"/>
          <w:lang w:val="en-US"/>
        </w:rPr>
        <w:t>-</w:t>
      </w:r>
      <w:r>
        <w:rPr>
          <w:rFonts w:ascii="Helvetica" w:hAnsi="Helvetica"/>
          <w:lang w:val="en-US"/>
        </w:rPr>
        <w:t xml:space="preserve">sensing adds a significant amount of additional content and complexity. </w:t>
      </w:r>
    </w:p>
    <w:p w14:paraId="32FA719E" w14:textId="04720369" w:rsidR="00930EA2" w:rsidRPr="00930EA2" w:rsidRDefault="00577FCD" w:rsidP="00FF19D7">
      <w:pPr>
        <w:pStyle w:val="NormalWeb"/>
        <w:numPr>
          <w:ilvl w:val="1"/>
          <w:numId w:val="5"/>
        </w:numPr>
        <w:spacing w:line="360" w:lineRule="auto"/>
        <w:jc w:val="both"/>
        <w:rPr>
          <w:rFonts w:ascii="Helvetica" w:hAnsi="Helvetica"/>
          <w:lang w:val="en-US"/>
        </w:rPr>
      </w:pPr>
      <w:r>
        <w:rPr>
          <w:rFonts w:ascii="Helvetica" w:hAnsi="Helvetica"/>
          <w:lang w:val="en-US"/>
        </w:rPr>
        <w:t xml:space="preserve">To mitigate the risk of losing track the different topics of interest, a </w:t>
      </w:r>
      <w:hyperlink r:id="rId13" w:history="1">
        <w:r w:rsidRPr="005A5D8E">
          <w:rPr>
            <w:rStyle w:val="Hyperlink"/>
            <w:rFonts w:ascii="Helvetica" w:hAnsi="Helvetica"/>
            <w:lang w:val="en-US"/>
          </w:rPr>
          <w:t>GitHub repository</w:t>
        </w:r>
      </w:hyperlink>
      <w:r>
        <w:rPr>
          <w:rFonts w:ascii="Helvetica" w:hAnsi="Helvetica"/>
          <w:lang w:val="en-US"/>
        </w:rPr>
        <w:t xml:space="preserve"> has already been </w:t>
      </w:r>
      <w:r w:rsidR="005A5D8E">
        <w:rPr>
          <w:rFonts w:ascii="Helvetica" w:hAnsi="Helvetica"/>
          <w:lang w:val="en-US"/>
        </w:rPr>
        <w:t>created</w:t>
      </w:r>
      <w:r>
        <w:rPr>
          <w:rFonts w:ascii="Helvetica" w:hAnsi="Helvetica"/>
          <w:lang w:val="en-US"/>
        </w:rPr>
        <w:t xml:space="preserve"> to efficiently organize resources, data</w:t>
      </w:r>
      <w:r w:rsidR="005A5D8E">
        <w:rPr>
          <w:rFonts w:ascii="Helvetica" w:hAnsi="Helvetica"/>
          <w:lang w:val="en-US"/>
        </w:rPr>
        <w:t xml:space="preserve">, and progress made. </w:t>
      </w:r>
    </w:p>
    <w:p w14:paraId="3C914BD5" w14:textId="2066B5D0" w:rsidR="00577FCD"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Ambition of analysis </w:t>
      </w:r>
      <w:r w:rsidR="005A5D8E">
        <w:rPr>
          <w:rFonts w:ascii="Helvetica" w:hAnsi="Helvetica"/>
          <w:lang w:val="en-US"/>
        </w:rPr>
        <w:t>–</w:t>
      </w:r>
      <w:r>
        <w:rPr>
          <w:rFonts w:ascii="Helvetica" w:hAnsi="Helvetica"/>
          <w:lang w:val="en-US"/>
        </w:rPr>
        <w:t xml:space="preserve"> </w:t>
      </w:r>
      <w:r w:rsidR="005A5D8E">
        <w:rPr>
          <w:rFonts w:ascii="Helvetica" w:hAnsi="Helvetica"/>
          <w:lang w:val="en-US"/>
        </w:rPr>
        <w:t>Data I am unfamiliar with, as well as new types of analysis will need to be conducted for the successful answering of the research questions</w:t>
      </w:r>
    </w:p>
    <w:p w14:paraId="1F59BD7D" w14:textId="4DC297CB" w:rsidR="005A5D8E" w:rsidRDefault="005A5D8E" w:rsidP="00FF19D7">
      <w:pPr>
        <w:pStyle w:val="NormalWeb"/>
        <w:numPr>
          <w:ilvl w:val="1"/>
          <w:numId w:val="5"/>
        </w:numPr>
        <w:spacing w:line="360" w:lineRule="auto"/>
        <w:jc w:val="both"/>
        <w:rPr>
          <w:rFonts w:ascii="Helvetica" w:hAnsi="Helvetica"/>
          <w:lang w:val="en-US"/>
        </w:rPr>
      </w:pPr>
      <w:r>
        <w:rPr>
          <w:rFonts w:ascii="Helvetica" w:hAnsi="Helvetica"/>
          <w:lang w:val="en-US"/>
        </w:rPr>
        <w:t>To help mitigate the risk of getting stuck or spending too much time on analysis I have started</w:t>
      </w:r>
      <w:r w:rsidR="00BF4EDE">
        <w:rPr>
          <w:rFonts w:ascii="Helvetica" w:hAnsi="Helvetica"/>
          <w:lang w:val="en-US"/>
        </w:rPr>
        <w:t xml:space="preserve"> to increase my familiarity with spatial and </w:t>
      </w:r>
      <w:proofErr w:type="gramStart"/>
      <w:r w:rsidR="00BF4EDE">
        <w:rPr>
          <w:rFonts w:ascii="Helvetica" w:hAnsi="Helvetica"/>
          <w:lang w:val="en-US"/>
        </w:rPr>
        <w:t>remotely</w:t>
      </w:r>
      <w:r w:rsidR="0020397E">
        <w:rPr>
          <w:rFonts w:ascii="Helvetica" w:hAnsi="Helvetica"/>
          <w:lang w:val="en-US"/>
        </w:rPr>
        <w:t>-</w:t>
      </w:r>
      <w:r w:rsidR="00BF4EDE">
        <w:rPr>
          <w:rFonts w:ascii="Helvetica" w:hAnsi="Helvetica"/>
          <w:lang w:val="en-US"/>
        </w:rPr>
        <w:t>sensed</w:t>
      </w:r>
      <w:proofErr w:type="gramEnd"/>
      <w:r w:rsidR="0020397E">
        <w:rPr>
          <w:rFonts w:ascii="Helvetica" w:hAnsi="Helvetica"/>
          <w:lang w:val="en-US"/>
        </w:rPr>
        <w:t xml:space="preserve"> data</w:t>
      </w:r>
      <w:r w:rsidR="00BF4EDE">
        <w:rPr>
          <w:rFonts w:ascii="Helvetica" w:hAnsi="Helvetica"/>
          <w:lang w:val="en-US"/>
        </w:rPr>
        <w:t>, by starting a temporary part-time</w:t>
      </w:r>
      <w:r>
        <w:rPr>
          <w:rFonts w:ascii="Helvetica" w:hAnsi="Helvetica"/>
          <w:lang w:val="en-US"/>
        </w:rPr>
        <w:t xml:space="preserve"> job as a </w:t>
      </w:r>
      <w:r w:rsidR="00BF4EDE">
        <w:rPr>
          <w:rFonts w:ascii="Helvetica" w:hAnsi="Helvetica"/>
          <w:lang w:val="en-US"/>
        </w:rPr>
        <w:t>research assistant</w:t>
      </w:r>
      <w:r>
        <w:rPr>
          <w:rFonts w:ascii="Helvetica" w:hAnsi="Helvetica"/>
          <w:lang w:val="en-US"/>
        </w:rPr>
        <w:t xml:space="preserve">. </w:t>
      </w:r>
    </w:p>
    <w:p w14:paraId="6F831CCF" w14:textId="45CB75BC" w:rsidR="00AB2623" w:rsidRDefault="00AB2623" w:rsidP="00FF19D7">
      <w:pPr>
        <w:pStyle w:val="NormalWeb"/>
        <w:spacing w:line="360" w:lineRule="auto"/>
        <w:jc w:val="both"/>
        <w:rPr>
          <w:rFonts w:ascii="Helvetica" w:hAnsi="Helvetica"/>
          <w:lang w:val="en-US"/>
        </w:rPr>
      </w:pPr>
      <w:r w:rsidRPr="00BF4EDE">
        <w:rPr>
          <w:rFonts w:ascii="Helvetica" w:hAnsi="Helvetica"/>
          <w:u w:val="single"/>
          <w:lang w:val="en-US"/>
        </w:rPr>
        <w:t>Challenges</w:t>
      </w:r>
      <w:r>
        <w:rPr>
          <w:rFonts w:ascii="Helvetica" w:hAnsi="Helvetica"/>
          <w:lang w:val="en-US"/>
        </w:rPr>
        <w:t xml:space="preserve"> </w:t>
      </w:r>
    </w:p>
    <w:p w14:paraId="2286FE4F" w14:textId="0514AC6F" w:rsid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Extent of d</w:t>
      </w:r>
      <w:r w:rsidR="00AB2623">
        <w:rPr>
          <w:rFonts w:ascii="Helvetica" w:hAnsi="Helvetica"/>
          <w:lang w:val="en-US"/>
        </w:rPr>
        <w:t>ata analysis expertise</w:t>
      </w:r>
    </w:p>
    <w:p w14:paraId="7792C1D0" w14:textId="77777777" w:rsidR="00C01DF7" w:rsidRDefault="00BF4EDE" w:rsidP="00FF19D7">
      <w:pPr>
        <w:pStyle w:val="NormalWeb"/>
        <w:numPr>
          <w:ilvl w:val="0"/>
          <w:numId w:val="5"/>
        </w:numPr>
        <w:spacing w:line="360" w:lineRule="auto"/>
        <w:jc w:val="both"/>
        <w:rPr>
          <w:rFonts w:ascii="Helvetica" w:hAnsi="Helvetica"/>
          <w:lang w:val="en-US"/>
        </w:rPr>
      </w:pPr>
      <w:r>
        <w:rPr>
          <w:rFonts w:ascii="Helvetica" w:hAnsi="Helvetica"/>
          <w:lang w:val="en-US"/>
        </w:rPr>
        <w:t>GIS components</w:t>
      </w:r>
    </w:p>
    <w:p w14:paraId="7A68612B" w14:textId="6A40AE99" w:rsidR="00AB2623" w:rsidRP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Spectral Band selection if attempted </w:t>
      </w:r>
    </w:p>
    <w:p w14:paraId="0B69D65B" w14:textId="77777777" w:rsidR="00567C62" w:rsidRDefault="00AB2623"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Time and commitment </w:t>
      </w:r>
      <w:r w:rsidR="00BF4EDE">
        <w:rPr>
          <w:rFonts w:ascii="Helvetica" w:hAnsi="Helvetica"/>
          <w:lang w:val="en-US"/>
        </w:rPr>
        <w:t>management</w:t>
      </w:r>
    </w:p>
    <w:p w14:paraId="0987E5F8" w14:textId="77777777" w:rsidR="00F66EB5" w:rsidRDefault="00567C62" w:rsidP="00FF19D7">
      <w:pPr>
        <w:pStyle w:val="NormalWeb"/>
        <w:spacing w:line="360" w:lineRule="auto"/>
        <w:jc w:val="both"/>
        <w:rPr>
          <w:rFonts w:ascii="Helvetica" w:hAnsi="Helvetica"/>
          <w:noProof/>
          <w:u w:val="single"/>
          <w:lang w:val="en-US"/>
        </w:rPr>
      </w:pPr>
      <w:r w:rsidRPr="00C01DF7">
        <w:rPr>
          <w:rFonts w:ascii="Helvetica" w:hAnsi="Helvetica"/>
          <w:noProof/>
          <w:u w:val="single"/>
          <w:lang w:val="en-US"/>
        </w:rPr>
        <w:t xml:space="preserve"> </w:t>
      </w:r>
      <w:r w:rsidR="00C01DF7" w:rsidRPr="00C01DF7">
        <w:rPr>
          <w:rFonts w:ascii="Helvetica" w:hAnsi="Helvetica"/>
          <w:noProof/>
          <w:u w:val="single"/>
          <w:lang w:val="en-US"/>
        </w:rPr>
        <w:t>Project schedule</w:t>
      </w:r>
      <w:r w:rsidR="00C01DF7">
        <w:rPr>
          <w:rFonts w:ascii="Helvetica" w:hAnsi="Helvetica"/>
          <w:noProof/>
          <w:u w:val="single"/>
          <w:lang w:val="en-US"/>
        </w:rPr>
        <w:t xml:space="preserve"> </w:t>
      </w:r>
    </w:p>
    <w:p w14:paraId="7FBDFCCB" w14:textId="5698E14F" w:rsidR="00C01DF7" w:rsidRPr="00C01DF7" w:rsidRDefault="00C01DF7" w:rsidP="00FF19D7">
      <w:pPr>
        <w:pStyle w:val="NormalWeb"/>
        <w:spacing w:line="360" w:lineRule="auto"/>
        <w:jc w:val="both"/>
        <w:rPr>
          <w:rFonts w:ascii="Helvetica" w:hAnsi="Helvetica"/>
          <w:noProof/>
          <w:lang w:val="en-US"/>
        </w:rPr>
        <w:sectPr w:rsidR="00C01DF7" w:rsidRPr="00C01DF7" w:rsidSect="00FF19D7">
          <w:type w:val="continuous"/>
          <w:pgSz w:w="11900" w:h="16840"/>
          <w:pgMar w:top="1440" w:right="1440" w:bottom="1440" w:left="1440" w:header="708" w:footer="708" w:gutter="0"/>
          <w:cols w:space="708"/>
          <w:docGrid w:linePitch="360"/>
        </w:sectPr>
      </w:pPr>
      <w:r>
        <w:rPr>
          <w:rFonts w:ascii="Helvetica" w:hAnsi="Helvetica"/>
          <w:noProof/>
          <w:lang w:val="en-US"/>
        </w:rPr>
        <w:t>(see below)</w:t>
      </w:r>
    </w:p>
    <w:p w14:paraId="213B5398" w14:textId="38614E0A" w:rsidR="00D02846" w:rsidRDefault="00F66EB5" w:rsidP="00FF19D7">
      <w:pPr>
        <w:pStyle w:val="NormalWeb"/>
        <w:spacing w:line="360" w:lineRule="auto"/>
        <w:jc w:val="both"/>
        <w:rPr>
          <w:rFonts w:ascii="Helvetica" w:hAnsi="Helvetica"/>
          <w:lang w:val="en-US"/>
        </w:rPr>
      </w:pPr>
      <w:r>
        <w:rPr>
          <w:rFonts w:ascii="Helvetica" w:hAnsi="Helvetica"/>
          <w:noProof/>
          <w:lang w:val="en-US"/>
        </w:rPr>
        <w:lastRenderedPageBreak/>
        <w:drawing>
          <wp:inline distT="0" distB="0" distL="0" distR="0" wp14:anchorId="07FB9686" wp14:editId="4CD0199B">
            <wp:extent cx="8864600" cy="4291965"/>
            <wp:effectExtent l="0" t="0" r="0" b="63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1-25 at 16.14.53.png"/>
                    <pic:cNvPicPr/>
                  </pic:nvPicPr>
                  <pic:blipFill>
                    <a:blip r:embed="rId14">
                      <a:extLst>
                        <a:ext uri="{28A0092B-C50C-407E-A947-70E740481C1C}">
                          <a14:useLocalDpi xmlns:a14="http://schemas.microsoft.com/office/drawing/2010/main" val="0"/>
                        </a:ext>
                      </a:extLst>
                    </a:blip>
                    <a:stretch>
                      <a:fillRect/>
                    </a:stretch>
                  </pic:blipFill>
                  <pic:spPr>
                    <a:xfrm>
                      <a:off x="0" y="0"/>
                      <a:ext cx="8864600" cy="4291965"/>
                    </a:xfrm>
                    <a:prstGeom prst="rect">
                      <a:avLst/>
                    </a:prstGeom>
                  </pic:spPr>
                </pic:pic>
              </a:graphicData>
            </a:graphic>
          </wp:inline>
        </w:drawing>
      </w:r>
    </w:p>
    <w:p w14:paraId="401E21AE" w14:textId="77777777" w:rsidR="00C01DF7" w:rsidRDefault="00C01DF7" w:rsidP="00FF19D7">
      <w:pPr>
        <w:pStyle w:val="NormalWeb"/>
        <w:spacing w:line="360" w:lineRule="auto"/>
        <w:jc w:val="both"/>
        <w:rPr>
          <w:rFonts w:ascii="Helvetica" w:hAnsi="Helvetica"/>
          <w:u w:val="single"/>
          <w:lang w:val="en-US"/>
        </w:rPr>
        <w:sectPr w:rsidR="00C01DF7" w:rsidSect="00FF19D7">
          <w:pgSz w:w="16840" w:h="11900" w:orient="landscape"/>
          <w:pgMar w:top="1440" w:right="1440" w:bottom="1440" w:left="1440" w:header="708" w:footer="708" w:gutter="0"/>
          <w:cols w:space="708"/>
          <w:docGrid w:linePitch="360"/>
        </w:sectPr>
      </w:pPr>
    </w:p>
    <w:p w14:paraId="03BBE9AB" w14:textId="661B4B21" w:rsidR="00C01DF7" w:rsidRDefault="00C01DF7" w:rsidP="00FF19D7">
      <w:pPr>
        <w:pStyle w:val="NormalWeb"/>
        <w:spacing w:line="360" w:lineRule="auto"/>
        <w:jc w:val="both"/>
        <w:rPr>
          <w:rFonts w:ascii="Helvetica" w:hAnsi="Helvetica"/>
          <w:u w:val="single"/>
          <w:lang w:val="en-US"/>
        </w:rPr>
      </w:pPr>
    </w:p>
    <w:p w14:paraId="73133F19" w14:textId="099A6907" w:rsidR="00567C62" w:rsidRDefault="00C01DF7" w:rsidP="00FF19D7">
      <w:pPr>
        <w:pStyle w:val="NormalWeb"/>
        <w:spacing w:line="360" w:lineRule="auto"/>
        <w:jc w:val="both"/>
        <w:rPr>
          <w:rFonts w:ascii="Helvetica" w:hAnsi="Helvetica"/>
          <w:lang w:val="en-US"/>
        </w:rPr>
      </w:pPr>
      <w:r w:rsidRPr="00C01DF7">
        <w:rPr>
          <w:rFonts w:ascii="Helvetica" w:hAnsi="Helvetica"/>
          <w:u w:val="single"/>
          <w:lang w:val="en-US"/>
        </w:rPr>
        <w:t>References</w:t>
      </w:r>
      <w:r w:rsidRPr="00C01DF7">
        <w:rPr>
          <w:rFonts w:ascii="Helvetica" w:hAnsi="Helvetica"/>
          <w:lang w:val="en-US"/>
        </w:rPr>
        <w:t>:</w:t>
      </w:r>
    </w:p>
    <w:p w14:paraId="632B9E74" w14:textId="77777777" w:rsidR="00211CF5" w:rsidRPr="00211CF5" w:rsidRDefault="00211CF5" w:rsidP="00211CF5">
      <w:pPr>
        <w:pStyle w:val="Bibliography"/>
        <w:rPr>
          <w:rFonts w:ascii="Helvetica" w:hAnsi="Helvetica"/>
          <w:sz w:val="20"/>
          <w:lang w:val="en-GB"/>
        </w:rPr>
      </w:pPr>
      <w:r>
        <w:rPr>
          <w:rFonts w:ascii="Helvetica" w:hAnsi="Helvetica"/>
          <w:sz w:val="20"/>
          <w:szCs w:val="20"/>
          <w:lang w:val="en-US"/>
        </w:rPr>
        <w:fldChar w:fldCharType="begin"/>
      </w:r>
      <w:r>
        <w:rPr>
          <w:rFonts w:ascii="Helvetica" w:hAnsi="Helvetica"/>
          <w:sz w:val="20"/>
          <w:szCs w:val="20"/>
          <w:lang w:val="en-US"/>
        </w:rPr>
        <w:instrText xml:space="preserve"> ADDIN ZOTERO_BIBL {"uncited":[],"omitted":[],"custom":[]} CSL_BIBLIOGRAPHY </w:instrText>
      </w:r>
      <w:r>
        <w:rPr>
          <w:rFonts w:ascii="Helvetica" w:hAnsi="Helvetica"/>
          <w:sz w:val="20"/>
          <w:szCs w:val="20"/>
          <w:lang w:val="en-US"/>
        </w:rPr>
        <w:fldChar w:fldCharType="separate"/>
      </w:r>
      <w:r w:rsidRPr="00211CF5">
        <w:rPr>
          <w:rFonts w:ascii="Helvetica" w:hAnsi="Helvetica"/>
          <w:sz w:val="20"/>
          <w:lang w:val="en-GB"/>
        </w:rPr>
        <w:t>“ArcticDEM”. (2018), , available at: https://www.arcgis.com/apps/webappviewer/index.html?id=aff5fa8f5d5548c6bff44cc8be385f61 (accessed 22 January 2020).</w:t>
      </w:r>
    </w:p>
    <w:p w14:paraId="1B6AC44D"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Asner, G.P. and Martin, R.E. (2009), “Airborne spectranomics: mapping canopy chemical and taxonomic diversity in tropical forests”, </w:t>
      </w:r>
      <w:r w:rsidRPr="00211CF5">
        <w:rPr>
          <w:rFonts w:ascii="Helvetica" w:hAnsi="Helvetica"/>
          <w:i/>
          <w:iCs/>
          <w:sz w:val="20"/>
          <w:lang w:val="en-GB"/>
        </w:rPr>
        <w:t>Frontiers in Ecology and the Environment</w:t>
      </w:r>
      <w:r w:rsidRPr="00211CF5">
        <w:rPr>
          <w:rFonts w:ascii="Helvetica" w:hAnsi="Helvetica"/>
          <w:sz w:val="20"/>
          <w:lang w:val="en-GB"/>
        </w:rPr>
        <w:t>, Vol. 7 No. 5, pp. 269–276.</w:t>
      </w:r>
    </w:p>
    <w:p w14:paraId="69F970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Cavender‐Bares, J., Gamon, J.A., Hobbie, S.E., Madritch, M.D., Meireles, J.E., Schweiger, A.K. and Townsend, P.A. (2017), “Harnessing plant spectra to integrate the biodiversity sciences across biological and spatial scales”, </w:t>
      </w:r>
      <w:r w:rsidRPr="00211CF5">
        <w:rPr>
          <w:rFonts w:ascii="Helvetica" w:hAnsi="Helvetica"/>
          <w:i/>
          <w:iCs/>
          <w:sz w:val="20"/>
          <w:lang w:val="en-GB"/>
        </w:rPr>
        <w:t>American Journal of Botany</w:t>
      </w:r>
      <w:r w:rsidRPr="00211CF5">
        <w:rPr>
          <w:rFonts w:ascii="Helvetica" w:hAnsi="Helvetica"/>
          <w:sz w:val="20"/>
          <w:lang w:val="en-GB"/>
        </w:rPr>
        <w:t>, Vol. 104 No. 7, pp. 966–969.</w:t>
      </w:r>
    </w:p>
    <w:p w14:paraId="21627BE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Clark, M.L., Roberts, D.A. and Clark, D.B. (2005), “Hyperspectral discrimination of tropical rain forest tree species at leaf to crown scales”, </w:t>
      </w:r>
      <w:r w:rsidRPr="00211CF5">
        <w:rPr>
          <w:rFonts w:ascii="Helvetica" w:hAnsi="Helvetica"/>
          <w:i/>
          <w:iCs/>
          <w:sz w:val="20"/>
          <w:lang w:val="en-GB"/>
        </w:rPr>
        <w:t>Remote Sensing of Environment</w:t>
      </w:r>
      <w:r w:rsidRPr="00211CF5">
        <w:rPr>
          <w:rFonts w:ascii="Helvetica" w:hAnsi="Helvetica"/>
          <w:sz w:val="20"/>
          <w:lang w:val="en-GB"/>
        </w:rPr>
        <w:t>, Vol. 96 No. 3, pp. 375–398.</w:t>
      </w:r>
    </w:p>
    <w:p w14:paraId="5A36FA5E"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Gaston, K.J. (2000), “Global patterns in biodiversity”, </w:t>
      </w:r>
      <w:r w:rsidRPr="00211CF5">
        <w:rPr>
          <w:rFonts w:ascii="Helvetica" w:hAnsi="Helvetica"/>
          <w:i/>
          <w:iCs/>
          <w:sz w:val="20"/>
          <w:lang w:val="en-GB"/>
        </w:rPr>
        <w:t>Nature</w:t>
      </w:r>
      <w:r w:rsidRPr="00211CF5">
        <w:rPr>
          <w:rFonts w:ascii="Helvetica" w:hAnsi="Helvetica"/>
          <w:sz w:val="20"/>
          <w:lang w:val="en-GB"/>
        </w:rPr>
        <w:t>, Vol. 405 No. 6783, pp. 220–227.</w:t>
      </w:r>
    </w:p>
    <w:p w14:paraId="0A2FD8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(2018a),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6895F18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(2018b),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5B5F907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Obu, J., Lantuit, H., Myers-Smith, I., Heim, B., Wolter, J. and Fritz, M. (2017), “Effect of Terrain Characteristics on Soil Organic Carbon and Total Nitrogen Stocks in Soils of Herschel Island, Western Canadian Arctic: Geomorphic Disturbance, SOC and TN”, </w:t>
      </w:r>
      <w:r w:rsidRPr="00211CF5">
        <w:rPr>
          <w:rFonts w:ascii="Helvetica" w:hAnsi="Helvetica"/>
          <w:i/>
          <w:iCs/>
          <w:sz w:val="20"/>
          <w:lang w:val="en-GB"/>
        </w:rPr>
        <w:t>Permafrost and Periglacial Processes</w:t>
      </w:r>
      <w:r w:rsidRPr="00211CF5">
        <w:rPr>
          <w:rFonts w:ascii="Helvetica" w:hAnsi="Helvetica"/>
          <w:sz w:val="20"/>
          <w:lang w:val="en-GB"/>
        </w:rPr>
        <w:t>, Vol. 28 No. 1, pp. 92–107.</w:t>
      </w:r>
    </w:p>
    <w:p w14:paraId="7C374AC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lastRenderedPageBreak/>
        <w:t xml:space="preserve">Ollinger, S.V. (2011), “Sources of variability in canopy reflectance and the convergent properties of plants: Tansley review”, </w:t>
      </w:r>
      <w:r w:rsidRPr="00211CF5">
        <w:rPr>
          <w:rFonts w:ascii="Helvetica" w:hAnsi="Helvetica"/>
          <w:i/>
          <w:iCs/>
          <w:sz w:val="20"/>
          <w:lang w:val="en-GB"/>
        </w:rPr>
        <w:t>New Phytologist</w:t>
      </w:r>
      <w:r w:rsidRPr="00211CF5">
        <w:rPr>
          <w:rFonts w:ascii="Helvetica" w:hAnsi="Helvetica"/>
          <w:sz w:val="20"/>
          <w:lang w:val="en-GB"/>
        </w:rPr>
        <w:t>, Vol. 189 No. 2, pp. 375–394.</w:t>
      </w:r>
    </w:p>
    <w:p w14:paraId="703C8A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(2010a),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5DA1460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(2010b),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0F09188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Schmidtlein, S. and Fassnacht, F.E. (2017), “The spectral variability hypothesis does not hold across landscapes”, </w:t>
      </w:r>
      <w:r w:rsidRPr="00211CF5">
        <w:rPr>
          <w:rFonts w:ascii="Helvetica" w:hAnsi="Helvetica"/>
          <w:i/>
          <w:iCs/>
          <w:sz w:val="20"/>
          <w:lang w:val="en-GB"/>
        </w:rPr>
        <w:t>Remote Sensing of Environment</w:t>
      </w:r>
      <w:r w:rsidRPr="00211CF5">
        <w:rPr>
          <w:rFonts w:ascii="Helvetica" w:hAnsi="Helvetica"/>
          <w:sz w:val="20"/>
          <w:lang w:val="en-GB"/>
        </w:rPr>
        <w:t>, Vol. 192, pp. 114–125.</w:t>
      </w:r>
    </w:p>
    <w:p w14:paraId="6AFF72B2"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Schweiger, A.K., Cavender-Bares, J., Townsend, P.A., Hobbie, S.E., Madritch, M.D., Wang, R., Tilman, D., et al. (2018), “Plant spectral diversity integrates functional and phylogenetic components of biodiversity and predicts ecosystem function”, </w:t>
      </w:r>
      <w:r w:rsidRPr="00211CF5">
        <w:rPr>
          <w:rFonts w:ascii="Helvetica" w:hAnsi="Helvetica"/>
          <w:i/>
          <w:iCs/>
          <w:sz w:val="20"/>
          <w:lang w:val="en-GB"/>
        </w:rPr>
        <w:t>Nature Ecology &amp; Evolution</w:t>
      </w:r>
      <w:r w:rsidRPr="00211CF5">
        <w:rPr>
          <w:rFonts w:ascii="Helvetica" w:hAnsi="Helvetica"/>
          <w:sz w:val="20"/>
          <w:lang w:val="en-GB"/>
        </w:rPr>
        <w:t>, Vol. 2 No. 6, pp. 976–982.</w:t>
      </w:r>
    </w:p>
    <w:p w14:paraId="64E00D93"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Schweiger, A.K., Schütz, M., Risch, A.C., Kneubühler, M., Haller, R. and Schaepman, M.E. (2017), “How to predict plant functional types using imaging spectroscopy: linking vegetation community traits, plant functional types and spectral response”, edited by Chisholm, R.</w:t>
      </w:r>
      <w:r w:rsidRPr="00211CF5">
        <w:rPr>
          <w:rFonts w:ascii="Helvetica" w:hAnsi="Helvetica"/>
          <w:i/>
          <w:iCs/>
          <w:sz w:val="20"/>
          <w:lang w:val="en-GB"/>
        </w:rPr>
        <w:t>Methods in Ecology and Evolution</w:t>
      </w:r>
      <w:r w:rsidRPr="00211CF5">
        <w:rPr>
          <w:rFonts w:ascii="Helvetica" w:hAnsi="Helvetica"/>
          <w:sz w:val="20"/>
          <w:lang w:val="en-GB"/>
        </w:rPr>
        <w:t>, Vol. 8 No. 1, pp. 86–95.</w:t>
      </w:r>
    </w:p>
    <w:p w14:paraId="0275A47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and Gamon, J.A. (2019), “Remote sensing of terrestrial plant biodiversity”, </w:t>
      </w:r>
      <w:r w:rsidRPr="00211CF5">
        <w:rPr>
          <w:rFonts w:ascii="Helvetica" w:hAnsi="Helvetica"/>
          <w:i/>
          <w:iCs/>
          <w:sz w:val="20"/>
          <w:lang w:val="en-GB"/>
        </w:rPr>
        <w:t>Remote Sensing of Environment</w:t>
      </w:r>
      <w:r w:rsidRPr="00211CF5">
        <w:rPr>
          <w:rFonts w:ascii="Helvetica" w:hAnsi="Helvetica"/>
          <w:sz w:val="20"/>
          <w:lang w:val="en-GB"/>
        </w:rPr>
        <w:t>, Vol. 231, p. 111218.</w:t>
      </w:r>
    </w:p>
    <w:p w14:paraId="7631FC9B"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(2018a),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76B4AE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(2018b),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0C9E6165"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Schweiger, A.K., Cavender-Bares, J., Townsend, P.A., Zygielbaum, A.I. and Kothari, S. (2018), “Influence of species richness, evenness, and composition on optical diversity: A simulation study”, </w:t>
      </w:r>
      <w:r w:rsidRPr="00211CF5">
        <w:rPr>
          <w:rFonts w:ascii="Helvetica" w:hAnsi="Helvetica"/>
          <w:i/>
          <w:iCs/>
          <w:sz w:val="20"/>
          <w:lang w:val="en-GB"/>
        </w:rPr>
        <w:t>Remote Sensing of Environment</w:t>
      </w:r>
      <w:r w:rsidRPr="00211CF5">
        <w:rPr>
          <w:rFonts w:ascii="Helvetica" w:hAnsi="Helvetica"/>
          <w:sz w:val="20"/>
          <w:lang w:val="en-GB"/>
        </w:rPr>
        <w:t>, Vol. 211, pp. 218–228.</w:t>
      </w:r>
    </w:p>
    <w:p w14:paraId="4D1CF236" w14:textId="4156C7EE" w:rsidR="00C01DF7" w:rsidRPr="00C01DF7" w:rsidRDefault="00211CF5" w:rsidP="00FF19D7">
      <w:pPr>
        <w:pStyle w:val="NormalWeb"/>
        <w:spacing w:line="360" w:lineRule="auto"/>
        <w:jc w:val="both"/>
        <w:rPr>
          <w:rFonts w:ascii="Helvetica" w:hAnsi="Helvetica"/>
          <w:sz w:val="20"/>
          <w:szCs w:val="20"/>
          <w:lang w:val="en-US"/>
        </w:rPr>
      </w:pPr>
      <w:r>
        <w:rPr>
          <w:rFonts w:ascii="Helvetica" w:hAnsi="Helvetica"/>
          <w:sz w:val="20"/>
          <w:szCs w:val="20"/>
          <w:lang w:val="en-US"/>
        </w:rPr>
        <w:lastRenderedPageBreak/>
        <w:fldChar w:fldCharType="end"/>
      </w:r>
    </w:p>
    <w:sectPr w:rsidR="00C01DF7" w:rsidRPr="00C01DF7" w:rsidSect="00FF19D7">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2-06T12:18:00Z" w:initials="SS">
    <w:p w14:paraId="11ADB47A" w14:textId="4FF15F7F" w:rsidR="00CE5B13" w:rsidRDefault="00CE5B13">
      <w:pPr>
        <w:pStyle w:val="CommentText"/>
      </w:pPr>
      <w:r>
        <w:rPr>
          <w:rStyle w:val="CommentReference"/>
        </w:rPr>
        <w:annotationRef/>
      </w:r>
    </w:p>
  </w:comment>
  <w:comment w:id="1" w:author="SCHNEIDEREIT Shawn" w:date="2020-02-07T09:53:00Z" w:initials="SS">
    <w:p w14:paraId="0A059FF2" w14:textId="3FBB339D" w:rsidR="00054C8D" w:rsidRDefault="00054C8D">
      <w:pPr>
        <w:pStyle w:val="CommentText"/>
        <w:rPr>
          <w:rStyle w:val="CommentReference"/>
          <w:lang w:val="en-US"/>
        </w:rPr>
      </w:pPr>
      <w:r>
        <w:rPr>
          <w:rStyle w:val="CommentReference"/>
        </w:rPr>
        <w:annotationRef/>
      </w:r>
      <w:r w:rsidRPr="00054C8D">
        <w:rPr>
          <w:rStyle w:val="CommentReference"/>
          <w:lang w:val="en-US"/>
        </w:rPr>
        <w:t xml:space="preserve">Notes </w:t>
      </w:r>
      <w:r>
        <w:rPr>
          <w:rStyle w:val="CommentReference"/>
          <w:lang w:val="en-US"/>
        </w:rPr>
        <w:t>from Isla group critical thinking meeting:</w:t>
      </w:r>
    </w:p>
    <w:p w14:paraId="67CF2F51" w14:textId="77777777" w:rsidR="00054C8D" w:rsidRDefault="00054C8D">
      <w:pPr>
        <w:pStyle w:val="CommentText"/>
        <w:rPr>
          <w:rStyle w:val="CommentReference"/>
          <w:lang w:val="en-US"/>
        </w:rPr>
      </w:pPr>
    </w:p>
    <w:p w14:paraId="1257154A" w14:textId="77777777" w:rsidR="00054C8D" w:rsidRDefault="00054C8D" w:rsidP="00054C8D">
      <w:pPr>
        <w:rPr>
          <w:lang w:val="en-US"/>
        </w:rPr>
      </w:pPr>
      <w:r>
        <w:rPr>
          <w:lang w:val="en-US"/>
        </w:rPr>
        <w:t xml:space="preserve">Keep things more compressive and less technical in the abstract. </w:t>
      </w:r>
    </w:p>
    <w:p w14:paraId="31D869B6" w14:textId="77777777" w:rsidR="00054C8D" w:rsidRDefault="00054C8D" w:rsidP="00054C8D">
      <w:pPr>
        <w:rPr>
          <w:lang w:val="en-US"/>
        </w:rPr>
      </w:pPr>
    </w:p>
    <w:p w14:paraId="565C3CF0" w14:textId="77777777" w:rsidR="00054C8D" w:rsidRDefault="00054C8D" w:rsidP="00054C8D">
      <w:pPr>
        <w:rPr>
          <w:lang w:val="en-US"/>
        </w:rPr>
      </w:pPr>
      <w:r>
        <w:rPr>
          <w:lang w:val="en-US"/>
        </w:rPr>
        <w:t xml:space="preserve">Be careful with understand. What is understanding or </w:t>
      </w:r>
      <w:proofErr w:type="spellStart"/>
      <w:r>
        <w:rPr>
          <w:lang w:val="en-US"/>
        </w:rPr>
        <w:t>im</w:t>
      </w:r>
      <w:proofErr w:type="spellEnd"/>
      <w:r>
        <w:rPr>
          <w:lang w:val="en-US"/>
        </w:rPr>
        <w:t xml:space="preserve"> I </w:t>
      </w:r>
      <w:proofErr w:type="spellStart"/>
      <w:r>
        <w:rPr>
          <w:lang w:val="en-US"/>
        </w:rPr>
        <w:t>qunaitifying</w:t>
      </w:r>
      <w:proofErr w:type="spellEnd"/>
      <w:r>
        <w:rPr>
          <w:lang w:val="en-US"/>
        </w:rPr>
        <w:t>.</w:t>
      </w:r>
    </w:p>
    <w:p w14:paraId="2B9AAA84" w14:textId="77777777" w:rsidR="00054C8D" w:rsidRDefault="00054C8D" w:rsidP="00054C8D">
      <w:pPr>
        <w:rPr>
          <w:lang w:val="en-US"/>
        </w:rPr>
      </w:pPr>
      <w:r>
        <w:rPr>
          <w:lang w:val="en-US"/>
        </w:rPr>
        <w:t xml:space="preserve">Keep light on buzzwords. </w:t>
      </w:r>
    </w:p>
    <w:p w14:paraId="678C4FEF" w14:textId="77777777" w:rsidR="00054C8D" w:rsidRDefault="00054C8D" w:rsidP="00054C8D">
      <w:pPr>
        <w:rPr>
          <w:lang w:val="en-US"/>
        </w:rPr>
      </w:pPr>
    </w:p>
    <w:p w14:paraId="0CE376B1" w14:textId="77777777" w:rsidR="00054C8D" w:rsidRDefault="00054C8D" w:rsidP="00054C8D">
      <w:pPr>
        <w:rPr>
          <w:lang w:val="en-US"/>
        </w:rPr>
      </w:pPr>
      <w:r>
        <w:rPr>
          <w:lang w:val="en-US"/>
        </w:rPr>
        <w:t xml:space="preserve">Remove traits and turn into biodiversity </w:t>
      </w:r>
    </w:p>
    <w:p w14:paraId="0D4D293D" w14:textId="77777777" w:rsidR="00054C8D" w:rsidRDefault="00054C8D" w:rsidP="00054C8D">
      <w:pPr>
        <w:rPr>
          <w:lang w:val="en-US"/>
        </w:rPr>
      </w:pPr>
    </w:p>
    <w:p w14:paraId="6433C0D4" w14:textId="77777777" w:rsidR="00054C8D" w:rsidRDefault="00054C8D" w:rsidP="00054C8D">
      <w:pPr>
        <w:rPr>
          <w:lang w:val="en-US"/>
        </w:rPr>
      </w:pPr>
      <w:r>
        <w:rPr>
          <w:lang w:val="en-US"/>
        </w:rPr>
        <w:t xml:space="preserve">Slim down last </w:t>
      </w:r>
      <w:proofErr w:type="spellStart"/>
      <w:r>
        <w:rPr>
          <w:lang w:val="en-US"/>
        </w:rPr>
        <w:t>sentince</w:t>
      </w:r>
      <w:proofErr w:type="spellEnd"/>
      <w:r>
        <w:rPr>
          <w:lang w:val="en-US"/>
        </w:rPr>
        <w:t xml:space="preserve"> and make broader</w:t>
      </w:r>
    </w:p>
    <w:p w14:paraId="307983A5" w14:textId="77777777" w:rsidR="00054C8D" w:rsidRDefault="00054C8D" w:rsidP="00054C8D">
      <w:pPr>
        <w:rPr>
          <w:lang w:val="en-US"/>
        </w:rPr>
      </w:pPr>
    </w:p>
    <w:p w14:paraId="40BC29BB" w14:textId="77777777" w:rsidR="00054C8D" w:rsidRDefault="00054C8D" w:rsidP="00054C8D">
      <w:pPr>
        <w:rPr>
          <w:lang w:val="en-US"/>
        </w:rPr>
      </w:pPr>
      <w:r>
        <w:rPr>
          <w:lang w:val="en-US"/>
        </w:rPr>
        <w:t xml:space="preserve">Can turn prediction into a real actual sentience. Good practice </w:t>
      </w:r>
    </w:p>
    <w:p w14:paraId="3BDC5887" w14:textId="14D5C40F" w:rsidR="00054C8D" w:rsidRPr="00054C8D" w:rsidRDefault="00054C8D">
      <w:pPr>
        <w:pStyle w:val="CommentText"/>
        <w:rPr>
          <w:lang w:val="en-US"/>
        </w:rPr>
      </w:pPr>
    </w:p>
  </w:comment>
  <w:comment w:id="2" w:author="SCHNEIDEREIT Shawn" w:date="2020-02-11T08:22:00Z" w:initials="SS">
    <w:p w14:paraId="1144B8F7" w14:textId="068D73A9" w:rsidR="00084215" w:rsidRPr="00084215" w:rsidRDefault="00084215">
      <w:pPr>
        <w:pStyle w:val="CommentText"/>
        <w:rPr>
          <w:lang w:val="en-US"/>
        </w:rPr>
      </w:pPr>
      <w:r>
        <w:rPr>
          <w:rStyle w:val="CommentReference"/>
        </w:rPr>
        <w:annotationRef/>
      </w:r>
      <w:r w:rsidRPr="00084215">
        <w:rPr>
          <w:lang w:val="en-US"/>
        </w:rPr>
        <w:t>Add bit on impending devel</w:t>
      </w:r>
      <w:r>
        <w:rPr>
          <w:lang w:val="en-US"/>
        </w:rPr>
        <w:t xml:space="preserve">opment of </w:t>
      </w:r>
      <w:proofErr w:type="spellStart"/>
      <w:r>
        <w:rPr>
          <w:lang w:val="en-US"/>
        </w:rPr>
        <w:t>satalites</w:t>
      </w:r>
      <w:proofErr w:type="spellEnd"/>
      <w:r>
        <w:rPr>
          <w:lang w:val="en-US"/>
        </w:rPr>
        <w:t xml:space="preserve"> </w:t>
      </w:r>
    </w:p>
  </w:comment>
  <w:comment w:id="3" w:author="SCHNEIDEREIT Shawn" w:date="2020-02-10T13:25:00Z" w:initials="SS">
    <w:p w14:paraId="6A5D17F0" w14:textId="77777777" w:rsidR="00BB1F0A" w:rsidRPr="00BB1F0A" w:rsidRDefault="00BB1F0A" w:rsidP="00BB1F0A">
      <w:pPr>
        <w:pStyle w:val="NormalWeb"/>
      </w:pPr>
      <w:r>
        <w:rPr>
          <w:rStyle w:val="CommentReference"/>
        </w:rPr>
        <w:annotationRef/>
      </w:r>
      <w:r w:rsidRPr="00BB1F0A">
        <w:rPr>
          <w:rFonts w:ascii="AdvOT596495f2" w:hAnsi="AdvOT596495f2"/>
          <w:sz w:val="16"/>
          <w:szCs w:val="16"/>
        </w:rPr>
        <w:t>However, it is not clear how or to what extent species rich- ness, evenness, and composition a</w:t>
      </w:r>
      <w:r w:rsidRPr="00BB1F0A">
        <w:rPr>
          <w:rFonts w:ascii="AdvOT596495f2+fb" w:hAnsi="AdvOT596495f2+fb"/>
          <w:sz w:val="16"/>
          <w:szCs w:val="16"/>
        </w:rPr>
        <w:t>ff</w:t>
      </w:r>
      <w:r w:rsidRPr="00BB1F0A">
        <w:rPr>
          <w:rFonts w:ascii="AdvOT596495f2" w:hAnsi="AdvOT596495f2"/>
          <w:sz w:val="16"/>
          <w:szCs w:val="16"/>
        </w:rPr>
        <w:t>ect the overall optical signal, in part because experimental approaches are di</w:t>
      </w:r>
      <w:r w:rsidRPr="00BB1F0A">
        <w:rPr>
          <w:rFonts w:ascii="AdvOT596495f2+fb" w:hAnsi="AdvOT596495f2+fb"/>
          <w:sz w:val="16"/>
          <w:szCs w:val="16"/>
        </w:rPr>
        <w:t>ffi</w:t>
      </w:r>
      <w:r w:rsidRPr="00BB1F0A">
        <w:rPr>
          <w:rFonts w:ascii="AdvOT596495f2" w:hAnsi="AdvOT596495f2"/>
          <w:sz w:val="16"/>
          <w:szCs w:val="16"/>
        </w:rPr>
        <w:t xml:space="preserve">cult to apply in remote sen- sing studies due to the large spatial scales involved </w:t>
      </w:r>
    </w:p>
    <w:p w14:paraId="6933B0D2" w14:textId="106C5444" w:rsidR="00BB1F0A" w:rsidRPr="00BB1F0A" w:rsidRDefault="00BB1F0A">
      <w:pPr>
        <w:pStyle w:val="CommentText"/>
        <w:rPr>
          <w:lang w:val="en-DE"/>
        </w:rPr>
      </w:pPr>
    </w:p>
  </w:comment>
  <w:comment w:id="4" w:author="SCHNEIDEREIT Shawn" w:date="2020-02-11T09:32:00Z" w:initials="SS">
    <w:p w14:paraId="179BF8D4" w14:textId="41748A20" w:rsidR="004F59BA" w:rsidRDefault="004F59BA">
      <w:pPr>
        <w:pStyle w:val="CommentText"/>
        <w:rPr>
          <w:lang w:val="en-US"/>
        </w:rPr>
      </w:pPr>
      <w:r>
        <w:rPr>
          <w:rStyle w:val="CommentReference"/>
        </w:rPr>
        <w:annotationRef/>
      </w:r>
      <w:r w:rsidRPr="004F59BA">
        <w:rPr>
          <w:lang w:val="en-US"/>
        </w:rPr>
        <w:t>Al</w:t>
      </w:r>
      <w:r>
        <w:rPr>
          <w:lang w:val="en-US"/>
        </w:rPr>
        <w:t xml:space="preserve">ternate addition: inclusion of </w:t>
      </w:r>
      <w:proofErr w:type="gramStart"/>
      <w:r>
        <w:rPr>
          <w:lang w:val="en-US"/>
        </w:rPr>
        <w:t>factors, but</w:t>
      </w:r>
      <w:proofErr w:type="gramEnd"/>
      <w:r>
        <w:rPr>
          <w:lang w:val="en-US"/>
        </w:rPr>
        <w:t xml:space="preserve"> could be its own sentence.</w:t>
      </w:r>
    </w:p>
    <w:p w14:paraId="38656CC1" w14:textId="77777777" w:rsidR="004F59BA" w:rsidRPr="00B81A84" w:rsidRDefault="004F59BA" w:rsidP="004F59BA">
      <w:pPr>
        <w:ind w:left="1440"/>
        <w:jc w:val="both"/>
        <w:rPr>
          <w:rFonts w:ascii="Helvetica" w:hAnsi="Helvetica"/>
          <w:lang w:val="en-US"/>
        </w:rPr>
      </w:pPr>
      <w:r w:rsidRPr="00B81A84">
        <w:rPr>
          <w:rFonts w:ascii="Helvetica" w:hAnsi="Helvetica"/>
          <w:lang w:val="en-US"/>
        </w:rPr>
        <w:t>While high-resolution spectral data are becoming increasingly available at multiple scales, there is little known</w:t>
      </w:r>
      <w:r>
        <w:rPr>
          <w:rFonts w:ascii="Helvetica" w:hAnsi="Helvetica"/>
          <w:lang w:val="en-US"/>
        </w:rPr>
        <w:t xml:space="preserve"> the drivers of spectral diversity when t</w:t>
      </w:r>
      <w:r w:rsidRPr="00B81A84">
        <w:rPr>
          <w:rFonts w:ascii="Helvetica" w:hAnsi="Helvetica"/>
          <w:lang w:val="en-US"/>
        </w:rPr>
        <w:t>ransitioning from species to community-specific spectral data, particularly in tundra biomes.</w:t>
      </w:r>
    </w:p>
    <w:p w14:paraId="2553AA6E" w14:textId="462D58F7" w:rsidR="004F59BA" w:rsidRPr="004F59BA" w:rsidRDefault="004F59BA">
      <w:pPr>
        <w:pStyle w:val="CommentText"/>
        <w:rPr>
          <w:lang w:val="en-US"/>
        </w:rPr>
      </w:pPr>
    </w:p>
  </w:comment>
  <w:comment w:id="5" w:author="SCHNEIDEREIT Shawn" w:date="2020-02-12T16:13:00Z" w:initials="SS">
    <w:p w14:paraId="081DFF2D" w14:textId="77777777" w:rsidR="00845E84" w:rsidRDefault="00845E84">
      <w:pPr>
        <w:pStyle w:val="CommentText"/>
        <w:rPr>
          <w:lang w:val="en-US"/>
        </w:rPr>
      </w:pPr>
      <w:r>
        <w:rPr>
          <w:rStyle w:val="CommentReference"/>
        </w:rPr>
        <w:annotationRef/>
      </w:r>
      <w:r w:rsidRPr="00845E84">
        <w:rPr>
          <w:lang w:val="en-US"/>
        </w:rPr>
        <w:t xml:space="preserve">ADD </w:t>
      </w:r>
      <w:r>
        <w:rPr>
          <w:lang w:val="en-US"/>
        </w:rPr>
        <w:t xml:space="preserve">conceptual model </w:t>
      </w:r>
      <w:proofErr w:type="gramStart"/>
      <w:r>
        <w:rPr>
          <w:lang w:val="en-US"/>
        </w:rPr>
        <w:t>maybe ?</w:t>
      </w:r>
      <w:proofErr w:type="gramEnd"/>
    </w:p>
    <w:p w14:paraId="7A915B08" w14:textId="19A272E2" w:rsidR="00845E84" w:rsidRPr="00845E84" w:rsidRDefault="00845E84">
      <w:pPr>
        <w:pStyle w:val="CommentText"/>
        <w:rPr>
          <w:lang w:val="en-US"/>
        </w:rPr>
      </w:pPr>
    </w:p>
  </w:comment>
  <w:comment w:id="6" w:author="SCHNEIDEREIT Shawn" w:date="2020-02-06T12:18:00Z" w:initials="SS">
    <w:p w14:paraId="79E9674C" w14:textId="3695D645" w:rsidR="00CE5B13" w:rsidRPr="00054C8D" w:rsidRDefault="00CE5B13">
      <w:pPr>
        <w:pStyle w:val="CommentText"/>
        <w:rPr>
          <w:lang w:val="en-US"/>
        </w:rPr>
      </w:pPr>
      <w:r>
        <w:rPr>
          <w:rStyle w:val="CommentReference"/>
        </w:rPr>
        <w:annotationRef/>
      </w:r>
      <w:r w:rsidRPr="00054C8D">
        <w:rPr>
          <w:lang w:val="en-US"/>
        </w:rPr>
        <w:t xml:space="preserve">Add mean </w:t>
      </w:r>
      <w:proofErr w:type="spellStart"/>
      <w:r w:rsidRPr="00054C8D">
        <w:rPr>
          <w:lang w:val="en-US"/>
        </w:rPr>
        <w:t>nto</w:t>
      </w:r>
      <w:proofErr w:type="spellEnd"/>
      <w:r w:rsidRPr="00054C8D">
        <w:rPr>
          <w:lang w:val="en-US"/>
        </w:rPr>
        <w:t xml:space="preserve"> question?</w:t>
      </w:r>
    </w:p>
  </w:comment>
  <w:comment w:id="7" w:author="SCHNEIDEREIT Shawn" w:date="2020-02-06T12:23:00Z" w:initials="SS">
    <w:p w14:paraId="3E2AAD94" w14:textId="63C0A050" w:rsidR="00CE5B13" w:rsidRPr="00054C8D" w:rsidRDefault="00CE5B13">
      <w:pPr>
        <w:pStyle w:val="CommentText"/>
        <w:rPr>
          <w:lang w:val="en-US"/>
        </w:rPr>
      </w:pPr>
      <w:r>
        <w:rPr>
          <w:rStyle w:val="CommentReference"/>
        </w:rPr>
        <w:annotationRef/>
      </w:r>
      <w:proofErr w:type="spellStart"/>
      <w:r w:rsidRPr="00054C8D">
        <w:rPr>
          <w:lang w:val="en-US"/>
        </w:rPr>
        <w:t>Analyii</w:t>
      </w:r>
      <w:proofErr w:type="spellEnd"/>
      <w:r w:rsidRPr="00054C8D">
        <w:rPr>
          <w:lang w:val="en-US"/>
        </w:rPr>
        <w:t xml:space="preserve">: </w:t>
      </w:r>
      <w:proofErr w:type="spellStart"/>
      <w:r w:rsidRPr="00054C8D">
        <w:rPr>
          <w:lang w:val="en-US"/>
        </w:rPr>
        <w:t>Pca</w:t>
      </w:r>
      <w:proofErr w:type="spellEnd"/>
      <w:r w:rsidRPr="00054C8D">
        <w:rPr>
          <w:lang w:val="en-US"/>
        </w:rPr>
        <w:t xml:space="preserve"> </w:t>
      </w:r>
      <w:proofErr w:type="spellStart"/>
      <w:r w:rsidRPr="00054C8D">
        <w:rPr>
          <w:lang w:val="en-US"/>
        </w:rPr>
        <w:t>Discimination</w:t>
      </w:r>
      <w:proofErr w:type="spellEnd"/>
      <w:r w:rsidRPr="00054C8D">
        <w:rPr>
          <w:lang w:val="en-US"/>
        </w:rPr>
        <w:t xml:space="preserve"> </w:t>
      </w:r>
      <w:proofErr w:type="spellStart"/>
      <w:r w:rsidRPr="00054C8D">
        <w:rPr>
          <w:lang w:val="en-US"/>
        </w:rPr>
        <w:t>analyis</w:t>
      </w:r>
      <w:proofErr w:type="spellEnd"/>
    </w:p>
    <w:p w14:paraId="2D49F606" w14:textId="18603700" w:rsidR="00CE5B13" w:rsidRPr="00054C8D" w:rsidRDefault="00CE5B13">
      <w:pPr>
        <w:pStyle w:val="CommentText"/>
        <w:rPr>
          <w:lang w:val="en-US"/>
        </w:rPr>
      </w:pPr>
    </w:p>
  </w:comment>
  <w:comment w:id="8" w:author="SCHNEIDEREIT Shawn" w:date="2020-02-06T12:24:00Z" w:initials="SS">
    <w:p w14:paraId="6FD2F6F9" w14:textId="123099F5" w:rsidR="00CE5B13" w:rsidRPr="00CE5B13" w:rsidRDefault="00CE5B13">
      <w:pPr>
        <w:pStyle w:val="CommentText"/>
        <w:rPr>
          <w:lang w:val="en-US"/>
        </w:rPr>
      </w:pPr>
      <w:r>
        <w:rPr>
          <w:rStyle w:val="CommentReference"/>
        </w:rPr>
        <w:annotationRef/>
      </w:r>
      <w:proofErr w:type="spellStart"/>
      <w:r w:rsidRPr="00CE5B13">
        <w:rPr>
          <w:lang w:val="en-US"/>
        </w:rPr>
        <w:t>Hyperspretacral</w:t>
      </w:r>
      <w:proofErr w:type="spellEnd"/>
      <w:r w:rsidRPr="00CE5B13">
        <w:rPr>
          <w:lang w:val="en-US"/>
        </w:rPr>
        <w:t xml:space="preserve"> signatures will discriminate </w:t>
      </w:r>
      <w:proofErr w:type="spellStart"/>
      <w:r w:rsidRPr="00CE5B13">
        <w:rPr>
          <w:lang w:val="en-US"/>
        </w:rPr>
        <w:t>amo</w:t>
      </w:r>
      <w:r>
        <w:rPr>
          <w:lang w:val="en-US"/>
        </w:rPr>
        <w:t>ing</w:t>
      </w:r>
      <w:proofErr w:type="spellEnd"/>
      <w:r>
        <w:rPr>
          <w:lang w:val="en-US"/>
        </w:rPr>
        <w:t xml:space="preserve"> discrimination types</w:t>
      </w:r>
    </w:p>
  </w:comment>
  <w:comment w:id="9" w:author="SCHNEIDEREIT Shawn" w:date="2020-02-06T12:24:00Z" w:initials="SS">
    <w:p w14:paraId="6A7FC237" w14:textId="424A9DF5" w:rsidR="00CE5B13" w:rsidRPr="00211CF5" w:rsidRDefault="00CE5B13">
      <w:pPr>
        <w:pStyle w:val="CommentText"/>
        <w:rPr>
          <w:lang w:val="en-US"/>
        </w:rPr>
      </w:pPr>
      <w:r>
        <w:rPr>
          <w:rStyle w:val="CommentReference"/>
        </w:rPr>
        <w:annotationRef/>
      </w:r>
    </w:p>
  </w:comment>
  <w:comment w:id="10" w:author="SCHNEIDEREIT Shawn" w:date="2020-02-06T12:26:00Z" w:initials="SS">
    <w:p w14:paraId="3A4F79AD" w14:textId="51074C07" w:rsidR="00630E17" w:rsidRPr="00630E17" w:rsidRDefault="00630E17">
      <w:pPr>
        <w:pStyle w:val="CommentText"/>
        <w:rPr>
          <w:lang w:val="en-US"/>
        </w:rPr>
      </w:pPr>
      <w:r>
        <w:rPr>
          <w:rStyle w:val="CommentReference"/>
        </w:rPr>
        <w:annotationRef/>
      </w:r>
      <w:r w:rsidRPr="00630E17">
        <w:rPr>
          <w:lang w:val="en-US"/>
        </w:rPr>
        <w:t>All bands. Later pick apart to incl</w:t>
      </w:r>
      <w:r>
        <w:rPr>
          <w:lang w:val="en-US"/>
        </w:rPr>
        <w:t>ude ground</w:t>
      </w:r>
    </w:p>
  </w:comment>
  <w:comment w:id="11" w:author="SCHNEIDEREIT Shawn" w:date="2020-03-02T13:01:00Z" w:initials="SS">
    <w:p w14:paraId="34DEDD78" w14:textId="4BFBE5E7" w:rsidR="003E0A34" w:rsidRPr="003E0A34" w:rsidRDefault="003E0A34" w:rsidP="003E0A34">
      <w:pPr>
        <w:pStyle w:val="NormalWeb"/>
        <w:rPr>
          <w:rFonts w:ascii="TimesNewRomanPSMT" w:hAnsi="TimesNewRomanPSMT"/>
          <w:lang w:val="en-US"/>
        </w:rPr>
      </w:pPr>
      <w:r>
        <w:rPr>
          <w:rStyle w:val="CommentReference"/>
        </w:rPr>
        <w:annotationRef/>
      </w:r>
      <w:r w:rsidRPr="003E0A34">
        <w:rPr>
          <w:rFonts w:ascii="TimesNewRomanPSMT" w:hAnsi="TimesNewRomanPSMT"/>
          <w:lang w:val="en-US"/>
        </w:rPr>
        <w:t xml:space="preserve">From </w:t>
      </w:r>
      <w:proofErr w:type="spellStart"/>
      <w:r w:rsidRPr="003E0A34">
        <w:rPr>
          <w:rFonts w:ascii="TimesNewRomanPSMT" w:hAnsi="TimesNewRomanPSMT"/>
          <w:lang w:val="en-US"/>
        </w:rPr>
        <w:t>ali</w:t>
      </w:r>
      <w:proofErr w:type="spellEnd"/>
      <w:r w:rsidRPr="003E0A34">
        <w:rPr>
          <w:rFonts w:ascii="TimesNewRomanPSMT" w:hAnsi="TimesNewRomanPSMT"/>
          <w:lang w:val="en-US"/>
        </w:rPr>
        <w:t xml:space="preserve"> beamish</w:t>
      </w:r>
    </w:p>
    <w:p w14:paraId="4F22C69A" w14:textId="542F47B5" w:rsidR="003E0A34" w:rsidRPr="003E0A34" w:rsidRDefault="003E0A34" w:rsidP="003E0A34">
      <w:pPr>
        <w:pStyle w:val="NormalWeb"/>
      </w:pPr>
      <w:r w:rsidRPr="003E0A34">
        <w:rPr>
          <w:rFonts w:ascii="TimesNewRomanPSMT" w:hAnsi="TimesNewRomanPSMT"/>
        </w:rPr>
        <w:t>Spectral radiance measurements were collected using a GER 1500 field spectrometer (350– 1050 nm; 512 bands, spectral resolution 3 nm, spectral sampling 1.5 nm, and 8° field of view). Spectra were collected under clear weather conditions at the highest solar zenith angle between 10:00 and 14:00 local time. Data were collected at nadir approximately 1 m off the ground resulting in a Ground Instantaneous Field of View (GIFOV) of approxi- mately 15 cm in diameter. Nine point measurements of upwelling radiance (L</w:t>
      </w:r>
      <w:r w:rsidRPr="003E0A34">
        <w:rPr>
          <w:rFonts w:ascii="TimesNewRomanPSMT" w:hAnsi="TimesNewRomanPSMT"/>
          <w:position w:val="-2"/>
          <w:sz w:val="16"/>
          <w:szCs w:val="16"/>
        </w:rPr>
        <w:t>up</w:t>
      </w:r>
      <w:r w:rsidRPr="003E0A34">
        <w:rPr>
          <w:rFonts w:ascii="TimesNewRomanPSMT" w:hAnsi="TimesNewRomanPSMT"/>
        </w:rPr>
        <w:t>) were col- lected in 1 × 1 m plots representative of the five vegetation communities and averaged to characterize the spectral variability and to reduce noise. Downwelling radiance (L</w:t>
      </w:r>
      <w:r w:rsidRPr="003E0A34">
        <w:rPr>
          <w:rFonts w:ascii="TimesNewRomanPSMT" w:hAnsi="TimesNewRomanPSMT"/>
          <w:position w:val="-2"/>
          <w:sz w:val="16"/>
          <w:szCs w:val="16"/>
        </w:rPr>
        <w:t>down</w:t>
      </w:r>
      <w:r w:rsidRPr="003E0A34">
        <w:rPr>
          <w:rFonts w:ascii="TimesNewRomanPSMT" w:hAnsi="TimesNewRomanPSMT"/>
        </w:rPr>
        <w:t>) was measured as the reflectance from a white Spectralon© plate. Surface reflectance (R) was processed as L</w:t>
      </w:r>
      <w:r w:rsidRPr="003E0A34">
        <w:rPr>
          <w:rFonts w:ascii="TimesNewRomanPSMT" w:hAnsi="TimesNewRomanPSMT"/>
          <w:position w:val="-2"/>
          <w:sz w:val="16"/>
          <w:szCs w:val="16"/>
        </w:rPr>
        <w:t>up</w:t>
      </w:r>
      <w:r w:rsidRPr="003E0A34">
        <w:rPr>
          <w:rFonts w:ascii="TimesNewRomanPSMT" w:hAnsi="TimesNewRomanPSMT"/>
        </w:rPr>
        <w:t>/L</w:t>
      </w:r>
      <w:r w:rsidRPr="003E0A34">
        <w:rPr>
          <w:rFonts w:ascii="TimesNewRomanPSMT" w:hAnsi="TimesNewRomanPSMT"/>
          <w:position w:val="-2"/>
          <w:sz w:val="16"/>
          <w:szCs w:val="16"/>
        </w:rPr>
        <w:t xml:space="preserve">down </w:t>
      </w:r>
      <w:r w:rsidRPr="003E0A34">
        <w:rPr>
          <w:rFonts w:ascii="TimesNewRomanPSMT" w:hAnsi="TimesNewRomanPSMT"/>
        </w:rPr>
        <w:t xml:space="preserve">× 100 (0–100%). Reflectance spectra were preprocessed with a Sa- vitzky–Golay smoothing filter (n = 11) and subset to 400–985 nm to remove sensor noise at the edges of the radiometer detector. </w:t>
      </w:r>
    </w:p>
    <w:p w14:paraId="2ED4BF3D" w14:textId="0429D725" w:rsidR="003E0A34" w:rsidRPr="003E0A34" w:rsidRDefault="003E0A34">
      <w:pPr>
        <w:pStyle w:val="CommentText"/>
        <w:rPr>
          <w:lang w:val="en-DE"/>
        </w:rPr>
      </w:pPr>
    </w:p>
  </w:comment>
  <w:comment w:id="16" w:author="SCHNEIDEREIT Shawn" w:date="2020-02-13T08:59:00Z" w:initials="SS">
    <w:p w14:paraId="43E0C8C8" w14:textId="7D54B4F7" w:rsidR="00175980" w:rsidRPr="00FC2ED2" w:rsidRDefault="00175980" w:rsidP="00175980">
      <w:pPr>
        <w:pStyle w:val="NormalWeb"/>
        <w:rPr>
          <w:lang w:val="en-US"/>
        </w:rPr>
      </w:pPr>
      <w:r>
        <w:rPr>
          <w:rStyle w:val="CommentReference"/>
        </w:rPr>
        <w:annotationRef/>
      </w:r>
      <w:r w:rsidRPr="00175980">
        <w:rPr>
          <w:b/>
          <w:bCs/>
          <w:lang w:val="en-US"/>
        </w:rPr>
        <w:t>In discussion</w:t>
      </w:r>
      <w:r>
        <w:rPr>
          <w:lang w:val="en-US"/>
        </w:rPr>
        <w:t xml:space="preserve">. </w:t>
      </w:r>
      <w:r w:rsidRPr="00FC2ED2">
        <w:rPr>
          <w:rFonts w:ascii="AdvOT596495f2" w:hAnsi="AdvOT596495f2"/>
          <w:sz w:val="16"/>
          <w:szCs w:val="16"/>
          <w:lang w:val="en-US"/>
        </w:rPr>
        <w:t>Note limitations of canopy cove</w:t>
      </w:r>
      <w:r>
        <w:rPr>
          <w:rFonts w:ascii="AdvOT596495f2" w:hAnsi="AdvOT596495f2"/>
          <w:sz w:val="16"/>
          <w:szCs w:val="16"/>
          <w:lang w:val="en-US"/>
        </w:rPr>
        <w:t xml:space="preserve">r. Really need canopy structure and leaf trait data. </w:t>
      </w:r>
    </w:p>
    <w:p w14:paraId="0B376A4D" w14:textId="21837B66" w:rsidR="00175980" w:rsidRPr="00175980" w:rsidRDefault="00175980">
      <w:pPr>
        <w:pStyle w:val="CommentText"/>
        <w:rPr>
          <w:lang w:val="en-US"/>
        </w:rPr>
      </w:pPr>
    </w:p>
  </w:comment>
  <w:comment w:id="17" w:author="SCHNEIDEREIT Shawn" w:date="2020-03-03T14:10:00Z" w:initials="SS">
    <w:p w14:paraId="079CD4F7" w14:textId="42216E04" w:rsidR="00011295" w:rsidRPr="00011295" w:rsidRDefault="00011295" w:rsidP="00011295">
      <w:pPr>
        <w:pStyle w:val="NormalWeb"/>
      </w:pPr>
      <w:r>
        <w:rPr>
          <w:rStyle w:val="CommentReference"/>
        </w:rPr>
        <w:annotationRef/>
      </w:r>
      <w:r w:rsidRPr="00011295">
        <w:rPr>
          <w:rFonts w:ascii="AdvP497E2" w:hAnsi="AdvP497E2"/>
          <w:sz w:val="22"/>
          <w:szCs w:val="22"/>
          <w:lang w:val="en-US"/>
        </w:rPr>
        <w:t xml:space="preserve">From </w:t>
      </w:r>
      <w:proofErr w:type="spellStart"/>
      <w:r>
        <w:rPr>
          <w:rFonts w:ascii="AdvP497E2" w:hAnsi="AdvP497E2"/>
          <w:sz w:val="22"/>
          <w:szCs w:val="22"/>
          <w:lang w:val="en-US"/>
        </w:rPr>
        <w:t>somers</w:t>
      </w:r>
      <w:proofErr w:type="spellEnd"/>
      <w:r>
        <w:rPr>
          <w:rFonts w:ascii="AdvP497E2" w:hAnsi="AdvP497E2"/>
          <w:sz w:val="22"/>
          <w:szCs w:val="22"/>
          <w:lang w:val="en-US"/>
        </w:rPr>
        <w:t xml:space="preserve"> 2009</w:t>
      </w:r>
      <w:r w:rsidRPr="00011295">
        <w:rPr>
          <w:rFonts w:ascii="AdvP497E2" w:hAnsi="AdvP497E2"/>
          <w:sz w:val="22"/>
          <w:szCs w:val="22"/>
        </w:rPr>
        <w:t xml:space="preserve">The authors demonstrated that the short- wave infrared domain range of 2050–2500 nm (SWIR2) was ideally suited to discriminate between soil and vegetation under arid conditions (Asner </w:t>
      </w:r>
      <w:r w:rsidRPr="00011295">
        <w:rPr>
          <w:rFonts w:ascii="AdvP497E3" w:hAnsi="AdvP497E3"/>
          <w:sz w:val="22"/>
          <w:szCs w:val="22"/>
        </w:rPr>
        <w:t xml:space="preserve">et al. </w:t>
      </w:r>
      <w:r w:rsidRPr="00011295">
        <w:rPr>
          <w:rFonts w:ascii="AdvP497E2" w:hAnsi="AdvP497E2"/>
          <w:sz w:val="22"/>
          <w:szCs w:val="22"/>
        </w:rPr>
        <w:t xml:space="preserve">1998) </w:t>
      </w:r>
    </w:p>
    <w:p w14:paraId="37150C81" w14:textId="26A2B524" w:rsidR="00011295" w:rsidRPr="00011295" w:rsidRDefault="00011295">
      <w:pPr>
        <w:pStyle w:val="CommentText"/>
        <w:rPr>
          <w:lang w:val="en-DE"/>
        </w:rPr>
      </w:pPr>
    </w:p>
  </w:comment>
  <w:comment w:id="18" w:author="SCHNEIDEREIT Shawn" w:date="2020-03-03T16:29:00Z" w:initials="SS">
    <w:p w14:paraId="6DF3127C" w14:textId="77777777" w:rsidR="007F6DF4" w:rsidRDefault="007F6DF4">
      <w:pPr>
        <w:pStyle w:val="CommentText"/>
        <w:rPr>
          <w:lang w:val="en-US"/>
        </w:rPr>
      </w:pPr>
      <w:r>
        <w:rPr>
          <w:rStyle w:val="CommentReference"/>
        </w:rPr>
        <w:annotationRef/>
      </w:r>
      <w:r w:rsidRPr="007F6DF4">
        <w:rPr>
          <w:lang w:val="en-US"/>
        </w:rPr>
        <w:t xml:space="preserve">If </w:t>
      </w:r>
      <w:proofErr w:type="spellStart"/>
      <w:r w:rsidRPr="007F6DF4">
        <w:rPr>
          <w:lang w:val="en-US"/>
        </w:rPr>
        <w:t>i</w:t>
      </w:r>
      <w:proofErr w:type="spellEnd"/>
      <w:r w:rsidRPr="007F6DF4">
        <w:rPr>
          <w:lang w:val="en-US"/>
        </w:rPr>
        <w:t xml:space="preserve"> </w:t>
      </w:r>
      <w:proofErr w:type="gramStart"/>
      <w:r w:rsidRPr="007F6DF4">
        <w:rPr>
          <w:lang w:val="en-US"/>
        </w:rPr>
        <w:t>band</w:t>
      </w:r>
      <w:proofErr w:type="gramEnd"/>
      <w:r w:rsidRPr="007F6DF4">
        <w:rPr>
          <w:lang w:val="en-US"/>
        </w:rPr>
        <w:t xml:space="preserve"> select s</w:t>
      </w:r>
      <w:r>
        <w:rPr>
          <w:lang w:val="en-US"/>
        </w:rPr>
        <w:t xml:space="preserve">tate that this </w:t>
      </w:r>
      <w:proofErr w:type="spellStart"/>
      <w:r>
        <w:rPr>
          <w:lang w:val="en-US"/>
        </w:rPr>
        <w:t>codition</w:t>
      </w:r>
      <w:proofErr w:type="spellEnd"/>
      <w:r>
        <w:rPr>
          <w:lang w:val="en-US"/>
        </w:rPr>
        <w:t xml:space="preserve"> is </w:t>
      </w:r>
      <w:proofErr w:type="spellStart"/>
      <w:r>
        <w:rPr>
          <w:lang w:val="en-US"/>
        </w:rPr>
        <w:t>forfilled</w:t>
      </w:r>
      <w:proofErr w:type="spellEnd"/>
      <w:r>
        <w:rPr>
          <w:lang w:val="en-US"/>
        </w:rPr>
        <w:t xml:space="preserve"> </w:t>
      </w:r>
      <w:proofErr w:type="spellStart"/>
      <w:r>
        <w:rPr>
          <w:lang w:val="en-US"/>
        </w:rPr>
        <w:t>somers</w:t>
      </w:r>
      <w:proofErr w:type="spellEnd"/>
      <w:r>
        <w:rPr>
          <w:lang w:val="en-US"/>
        </w:rPr>
        <w:t xml:space="preserve"> 2010:</w:t>
      </w:r>
    </w:p>
    <w:p w14:paraId="53AE1059" w14:textId="77777777" w:rsidR="007F6DF4" w:rsidRPr="007F6DF4" w:rsidRDefault="007F6DF4" w:rsidP="007F6DF4">
      <w:pPr>
        <w:spacing w:before="100" w:beforeAutospacing="1" w:after="100" w:afterAutospacing="1"/>
      </w:pPr>
      <w:r w:rsidRPr="007F6DF4">
        <w:rPr>
          <w:rFonts w:ascii="AdvP497E2" w:hAnsi="AdvP497E2"/>
          <w:sz w:val="20"/>
          <w:szCs w:val="20"/>
        </w:rPr>
        <w:t xml:space="preserve">The success of SMA heavily depends on the appropriate selection of endmember spectra (Tompkins </w:t>
      </w:r>
      <w:r w:rsidRPr="007F6DF4">
        <w:rPr>
          <w:rFonts w:ascii="AdvP497E3" w:hAnsi="AdvP497E3"/>
          <w:sz w:val="20"/>
          <w:szCs w:val="20"/>
        </w:rPr>
        <w:t xml:space="preserve">et al. </w:t>
      </w:r>
      <w:r w:rsidRPr="007F6DF4">
        <w:rPr>
          <w:rFonts w:ascii="AdvP497E2" w:hAnsi="AdvP497E2"/>
          <w:sz w:val="20"/>
          <w:szCs w:val="20"/>
        </w:rPr>
        <w:t xml:space="preserve">1997), which implies that the endmember dataset should be representative of the spectral variability present within the scene. </w:t>
      </w:r>
    </w:p>
    <w:p w14:paraId="5A431C6A" w14:textId="77777777" w:rsidR="007F6DF4" w:rsidRDefault="007F6DF4">
      <w:pPr>
        <w:pStyle w:val="CommentText"/>
        <w:rPr>
          <w:lang w:val="en-DE"/>
        </w:rPr>
      </w:pPr>
    </w:p>
    <w:p w14:paraId="05FCC8BB" w14:textId="42DE03C3" w:rsidR="003D31A5" w:rsidRPr="007F6DF4" w:rsidRDefault="003D31A5">
      <w:pPr>
        <w:pStyle w:val="CommentText"/>
        <w:rPr>
          <w:lang w:val="en-DE"/>
        </w:rPr>
      </w:pPr>
    </w:p>
  </w:comment>
  <w:comment w:id="19" w:author="SCHNEIDEREIT Shawn" w:date="2020-03-03T17:32:00Z" w:initials="SS">
    <w:p w14:paraId="5967809E" w14:textId="05C02BB4" w:rsidR="00DB2771" w:rsidRPr="00DB2771" w:rsidRDefault="00DB2771" w:rsidP="00DB2771">
      <w:pPr>
        <w:spacing w:line="360" w:lineRule="auto"/>
        <w:jc w:val="both"/>
        <w:rPr>
          <w:rFonts w:ascii="Helvetica" w:eastAsiaTheme="minorHAnsi" w:hAnsi="Helvetica" w:cstheme="minorHAnsi"/>
          <w:color w:val="000000" w:themeColor="text1"/>
          <w:lang w:val="en-GB"/>
        </w:rPr>
      </w:pPr>
      <w:r>
        <w:rPr>
          <w:rStyle w:val="CommentReference"/>
        </w:rPr>
        <w:annotationRef/>
      </w:r>
      <w:r w:rsidRPr="00DB2771">
        <w:rPr>
          <w:rFonts w:ascii="Helvetica" w:eastAsiaTheme="minorHAnsi" w:hAnsi="Helvetica" w:cstheme="minorHAnsi"/>
          <w:color w:val="000000" w:themeColor="text1"/>
          <w:lang w:val="en-GB"/>
        </w:rPr>
        <w:t xml:space="preserve">Justification for selective zone unmixing </w:t>
      </w:r>
      <w:r>
        <w:rPr>
          <w:rFonts w:ascii="Helvetica" w:eastAsiaTheme="minorHAnsi" w:hAnsi="Helvetica" w:cstheme="minorHAnsi"/>
          <w:color w:val="000000" w:themeColor="text1"/>
          <w:lang w:val="en-GB"/>
        </w:rPr>
        <w:t>(SZU)</w:t>
      </w:r>
    </w:p>
    <w:p w14:paraId="180F0362" w14:textId="72BE158C" w:rsidR="00DB2771" w:rsidRDefault="00DB2771" w:rsidP="00DB2771">
      <w:pPr>
        <w:pStyle w:val="NormalWeb"/>
        <w:rPr>
          <w:rFonts w:ascii="AdvP497E2" w:hAnsi="AdvP497E2"/>
          <w:sz w:val="20"/>
          <w:szCs w:val="20"/>
        </w:rPr>
      </w:pPr>
    </w:p>
    <w:p w14:paraId="3DC8BF81" w14:textId="77777777" w:rsidR="00DB2771" w:rsidRDefault="00DB2771" w:rsidP="00DB2771">
      <w:pPr>
        <w:pStyle w:val="NormalWeb"/>
        <w:rPr>
          <w:rFonts w:ascii="AdvP497E2" w:hAnsi="AdvP497E2"/>
          <w:sz w:val="20"/>
          <w:szCs w:val="20"/>
        </w:rPr>
      </w:pPr>
    </w:p>
    <w:p w14:paraId="3BF68F21" w14:textId="190EB9A6" w:rsidR="00DB2771" w:rsidRDefault="00DB2771" w:rsidP="00DB2771">
      <w:pPr>
        <w:pStyle w:val="NormalWeb"/>
        <w:rPr>
          <w:rFonts w:ascii="AdvP497E2" w:hAnsi="AdvP497E2"/>
          <w:sz w:val="20"/>
          <w:szCs w:val="20"/>
        </w:rPr>
      </w:pPr>
      <w:r w:rsidRPr="00DB2771">
        <w:rPr>
          <w:rFonts w:ascii="AdvP497E2" w:hAnsi="AdvP497E2"/>
          <w:sz w:val="20"/>
          <w:szCs w:val="20"/>
        </w:rPr>
        <w:t xml:space="preserve">SZU exhibited markedly improved accuracies over conventional SMA approaches for all scenarios (table 1). The algorithm succeeded in automatically selecting spectral subsets for accurate sub-pixel cover fraction estimates in a set of scenarios covering both urban and natural environments. The SZU algorithm displayed outstanding performances even at noise levels of up to 15% </w:t>
      </w:r>
    </w:p>
    <w:p w14:paraId="64F4CA21" w14:textId="1DFB3001" w:rsidR="000D25DC" w:rsidRDefault="000D25DC" w:rsidP="00DB2771">
      <w:pPr>
        <w:pStyle w:val="NormalWeb"/>
        <w:rPr>
          <w:rFonts w:ascii="AdvP497E2" w:hAnsi="AdvP497E2"/>
          <w:sz w:val="20"/>
          <w:szCs w:val="20"/>
        </w:rPr>
      </w:pPr>
    </w:p>
    <w:p w14:paraId="486D4BF0" w14:textId="49A45AD1" w:rsidR="000D25DC" w:rsidRPr="000D25DC" w:rsidRDefault="000D25DC" w:rsidP="00DB2771">
      <w:pPr>
        <w:pStyle w:val="NormalWeb"/>
        <w:rPr>
          <w:rFonts w:ascii="AdvP497E2" w:hAnsi="AdvP497E2"/>
          <w:b/>
          <w:bCs/>
          <w:sz w:val="20"/>
          <w:szCs w:val="20"/>
          <w:lang w:val="en-US"/>
        </w:rPr>
      </w:pPr>
      <w:r w:rsidRPr="000D25DC">
        <w:rPr>
          <w:rFonts w:ascii="AdvP497E2" w:hAnsi="AdvP497E2"/>
          <w:b/>
          <w:bCs/>
          <w:sz w:val="20"/>
          <w:szCs w:val="20"/>
          <w:lang w:val="en-US"/>
        </w:rPr>
        <w:t>For limitations:</w:t>
      </w:r>
    </w:p>
    <w:p w14:paraId="7539169C" w14:textId="48431DFE" w:rsidR="000D25DC" w:rsidRPr="000D25DC" w:rsidRDefault="000D25DC" w:rsidP="000D25DC">
      <w:pPr>
        <w:spacing w:before="100" w:beforeAutospacing="1" w:after="100" w:afterAutospacing="1"/>
        <w:rPr>
          <w:lang w:val="en-US"/>
        </w:rPr>
      </w:pPr>
      <w:r w:rsidRPr="000D25DC">
        <w:rPr>
          <w:rFonts w:ascii="AdvP497E2" w:hAnsi="AdvP497E2"/>
          <w:sz w:val="20"/>
          <w:szCs w:val="20"/>
        </w:rPr>
        <w:t xml:space="preserve">Most of the adjacent wavebands in hyperspectral imagery are highly correlated (Delalieux </w:t>
      </w:r>
      <w:r w:rsidRPr="000D25DC">
        <w:rPr>
          <w:rFonts w:ascii="AdvP497E3" w:hAnsi="AdvP497E3"/>
          <w:sz w:val="20"/>
          <w:szCs w:val="20"/>
        </w:rPr>
        <w:t xml:space="preserve">et al. </w:t>
      </w:r>
      <w:r w:rsidRPr="000D25DC">
        <w:rPr>
          <w:rFonts w:ascii="AdvP497E2" w:hAnsi="AdvP497E2"/>
          <w:sz w:val="20"/>
          <w:szCs w:val="20"/>
        </w:rPr>
        <w:t xml:space="preserve">2007a). In none of the above-mentioned SMA approaches has this issue been considered </w:t>
      </w:r>
      <w:r w:rsidRPr="000D25DC">
        <w:rPr>
          <w:rFonts w:ascii="AdvP497E2" w:hAnsi="AdvP497E2"/>
          <w:sz w:val="20"/>
          <w:szCs w:val="20"/>
          <w:lang w:val="en-US"/>
        </w:rPr>
        <w:t xml:space="preserve"> </w:t>
      </w:r>
      <w:r>
        <w:rPr>
          <w:rFonts w:ascii="AdvP497E2" w:hAnsi="AdvP497E2"/>
          <w:sz w:val="20"/>
          <w:szCs w:val="20"/>
          <w:lang w:val="en-US"/>
        </w:rPr>
        <w:t>(</w:t>
      </w:r>
      <w:proofErr w:type="spellStart"/>
      <w:r>
        <w:rPr>
          <w:rFonts w:ascii="AdvP497E2" w:hAnsi="AdvP497E2"/>
          <w:sz w:val="20"/>
          <w:szCs w:val="20"/>
          <w:lang w:val="en-US"/>
        </w:rPr>
        <w:t>somers</w:t>
      </w:r>
      <w:proofErr w:type="spellEnd"/>
      <w:r>
        <w:rPr>
          <w:rFonts w:ascii="AdvP497E2" w:hAnsi="AdvP497E2"/>
          <w:sz w:val="20"/>
          <w:szCs w:val="20"/>
          <w:lang w:val="en-US"/>
        </w:rPr>
        <w:t xml:space="preserve"> 2010)</w:t>
      </w:r>
    </w:p>
    <w:p w14:paraId="06502F76" w14:textId="7CDDBE00" w:rsidR="00DB2771" w:rsidRPr="00DB2771" w:rsidRDefault="00DB2771">
      <w:pPr>
        <w:pStyle w:val="CommentText"/>
        <w:rPr>
          <w:lang w:val="en-DE"/>
        </w:rPr>
      </w:pPr>
    </w:p>
  </w:comment>
  <w:comment w:id="20" w:author="SCHNEIDEREIT Shawn" w:date="2020-03-09T16:30:00Z" w:initials="SS">
    <w:p w14:paraId="112FFD1D" w14:textId="6A0A9F40" w:rsidR="00C40E5D" w:rsidRDefault="00C40E5D">
      <w:pPr>
        <w:pStyle w:val="CommentText"/>
      </w:pPr>
      <w:r>
        <w:rPr>
          <w:rStyle w:val="CommentReference"/>
        </w:rPr>
        <w:annotationRef/>
      </w:r>
      <w:bookmarkStart w:id="21" w:name="_GoBack"/>
      <w:r>
        <w:rPr>
          <w:noProof/>
        </w:rPr>
        <w:drawing>
          <wp:inline distT="0" distB="0" distL="0" distR="0" wp14:anchorId="348C525C" wp14:editId="32A2CB39">
            <wp:extent cx="4699000" cy="24511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3-09 at 16.29.25.png"/>
                    <pic:cNvPicPr/>
                  </pic:nvPicPr>
                  <pic:blipFill>
                    <a:blip r:embed="rId1">
                      <a:extLst>
                        <a:ext uri="{28A0092B-C50C-407E-A947-70E740481C1C}">
                          <a14:useLocalDpi xmlns:a14="http://schemas.microsoft.com/office/drawing/2010/main" val="0"/>
                        </a:ext>
                      </a:extLst>
                    </a:blip>
                    <a:stretch>
                      <a:fillRect/>
                    </a:stretch>
                  </pic:blipFill>
                  <pic:spPr>
                    <a:xfrm>
                      <a:off x="0" y="0"/>
                      <a:ext cx="4699000" cy="2451100"/>
                    </a:xfrm>
                    <a:prstGeom prst="rect">
                      <a:avLst/>
                    </a:prstGeom>
                  </pic:spPr>
                </pic:pic>
              </a:graphicData>
            </a:graphic>
          </wp:inline>
        </w:drawing>
      </w:r>
      <w:bookmarkEnd w:id="21"/>
    </w:p>
  </w:comment>
  <w:comment w:id="22" w:author="SCHNEIDEREIT Shawn" w:date="2020-03-07T13:23:00Z" w:initials="SS">
    <w:p w14:paraId="04D2857B" w14:textId="11ED0CA7" w:rsidR="00992FD5" w:rsidRPr="00992FD5" w:rsidRDefault="00992FD5" w:rsidP="00992FD5">
      <w:pPr>
        <w:pStyle w:val="NormalWeb"/>
        <w:rPr>
          <w:lang w:val="en-US"/>
        </w:rPr>
      </w:pPr>
      <w:r>
        <w:rPr>
          <w:rStyle w:val="CommentReference"/>
        </w:rPr>
        <w:annotationRef/>
      </w:r>
      <w:r>
        <w:rPr>
          <w:rFonts w:ascii="AdvOT596495f2" w:hAnsi="AdvOT596495f2"/>
          <w:sz w:val="16"/>
          <w:szCs w:val="16"/>
        </w:rPr>
        <w:t>Soil re</w:t>
      </w:r>
      <w:r>
        <w:rPr>
          <w:rFonts w:ascii="AdvOT596495f2+fb" w:hAnsi="AdvOT596495f2+fb"/>
          <w:sz w:val="16"/>
          <w:szCs w:val="16"/>
        </w:rPr>
        <w:t>fl</w:t>
      </w:r>
      <w:r>
        <w:rPr>
          <w:rFonts w:ascii="AdvOT596495f2" w:hAnsi="AdvOT596495f2"/>
          <w:sz w:val="16"/>
          <w:szCs w:val="16"/>
        </w:rPr>
        <w:t xml:space="preserve">ectance is highly sensitive to moisture and roughness (Jacquemoud et al., 1992; Pinty et al., 1998) and its re- </w:t>
      </w:r>
      <w:r>
        <w:rPr>
          <w:rFonts w:ascii="AdvOT596495f2+fb" w:hAnsi="AdvOT596495f2+fb"/>
          <w:sz w:val="16"/>
          <w:szCs w:val="16"/>
        </w:rPr>
        <w:t>fl</w:t>
      </w:r>
      <w:r>
        <w:rPr>
          <w:rFonts w:ascii="AdvOT596495f2" w:hAnsi="AdvOT596495f2"/>
          <w:sz w:val="16"/>
          <w:szCs w:val="16"/>
        </w:rPr>
        <w:t xml:space="preserve">ectance can vary within and across study sites and through time. Therefore, the spectra extracted from one site (or image) may not be applicable to another site and another time. In addition, given the </w:t>
      </w:r>
      <w:r>
        <w:rPr>
          <w:rFonts w:ascii="AdvOT596495f2+fb" w:hAnsi="AdvOT596495f2+fb"/>
          <w:sz w:val="16"/>
          <w:szCs w:val="16"/>
        </w:rPr>
        <w:t>fi</w:t>
      </w:r>
      <w:r>
        <w:rPr>
          <w:rFonts w:ascii="AdvOT596495f2" w:hAnsi="AdvOT596495f2"/>
          <w:sz w:val="16"/>
          <w:szCs w:val="16"/>
        </w:rPr>
        <w:t xml:space="preserve">ndings of this experiment, removing soil background can be a limiting factor for imaging spectrometers with moderate to coarse spatial re- solutions, where the pixel size exceeds that of individual plant canopies. </w:t>
      </w:r>
      <w:proofErr w:type="gramStart"/>
      <w:r>
        <w:rPr>
          <w:rFonts w:ascii="AdvOT596495f2" w:hAnsi="AdvOT596495f2"/>
          <w:sz w:val="16"/>
          <w:szCs w:val="16"/>
          <w:lang w:val="de-DE"/>
        </w:rPr>
        <w:t>(</w:t>
      </w:r>
      <w:r w:rsidRPr="00992FD5">
        <w:rPr>
          <w:rFonts w:ascii="AdvOT596495f2" w:hAnsi="AdvOT596495f2"/>
          <w:sz w:val="16"/>
          <w:szCs w:val="16"/>
          <w:lang w:val="en-US"/>
        </w:rPr>
        <w:t xml:space="preserve"> </w:t>
      </w:r>
      <w:proofErr w:type="spellStart"/>
      <w:r>
        <w:rPr>
          <w:rFonts w:ascii="AdvOT596495f2" w:hAnsi="AdvOT596495f2"/>
          <w:sz w:val="16"/>
          <w:szCs w:val="16"/>
          <w:lang w:val="en-US"/>
        </w:rPr>
        <w:t>Gholiaze</w:t>
      </w:r>
      <w:proofErr w:type="spellEnd"/>
      <w:proofErr w:type="gramEnd"/>
      <w:r>
        <w:rPr>
          <w:rFonts w:ascii="AdvOT596495f2" w:hAnsi="AdvOT596495f2"/>
          <w:sz w:val="16"/>
          <w:szCs w:val="16"/>
          <w:lang w:val="en-US"/>
        </w:rPr>
        <w:t xml:space="preserve"> )</w:t>
      </w:r>
    </w:p>
    <w:p w14:paraId="10CDE9FB" w14:textId="1B577004" w:rsidR="00992FD5" w:rsidRPr="00992FD5" w:rsidRDefault="00992FD5">
      <w:pPr>
        <w:pStyle w:val="CommentText"/>
        <w:rPr>
          <w:lang w:val="en-DE"/>
        </w:rPr>
      </w:pPr>
    </w:p>
  </w:comment>
  <w:comment w:id="23" w:author="SCHNEIDEREIT Shawn" w:date="2020-03-02T15:09:00Z" w:initials="SS">
    <w:p w14:paraId="2532C4D8" w14:textId="11DA36AE" w:rsidR="0088580E" w:rsidRPr="0088580E" w:rsidRDefault="0088580E">
      <w:pPr>
        <w:pStyle w:val="CommentText"/>
        <w:rPr>
          <w:lang w:val="en-US"/>
        </w:rPr>
      </w:pPr>
      <w:r>
        <w:rPr>
          <w:rStyle w:val="CommentReference"/>
        </w:rPr>
        <w:annotationRef/>
      </w:r>
      <w:r w:rsidRPr="0088580E">
        <w:rPr>
          <w:lang w:val="en-US"/>
        </w:rPr>
        <w:t>Idea to compare plot a</w:t>
      </w:r>
      <w:r>
        <w:rPr>
          <w:lang w:val="en-US"/>
        </w:rPr>
        <w:t xml:space="preserve">nd ground level: from </w:t>
      </w:r>
      <w:proofErr w:type="spellStart"/>
      <w:r>
        <w:rPr>
          <w:lang w:val="en-US"/>
        </w:rPr>
        <w:t>ali</w:t>
      </w:r>
      <w:proofErr w:type="spellEnd"/>
    </w:p>
  </w:comment>
  <w:comment w:id="24" w:author="SCHNEIDEREIT Shawn" w:date="2020-03-02T15:08:00Z" w:initials="SS">
    <w:p w14:paraId="5645FE68" w14:textId="6A8AB956" w:rsidR="0088580E" w:rsidRDefault="0088580E">
      <w:pPr>
        <w:pStyle w:val="CommentText"/>
      </w:pPr>
      <w:r>
        <w:rPr>
          <w:rStyle w:val="CommentReference"/>
        </w:rPr>
        <w:annotationRef/>
      </w:r>
      <w:r>
        <w:rPr>
          <w:noProof/>
        </w:rPr>
        <w:drawing>
          <wp:inline distT="0" distB="0" distL="0" distR="0" wp14:anchorId="66F4F6E0" wp14:editId="0488C630">
            <wp:extent cx="5727700" cy="2979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02 at 15.08.22.png"/>
                    <pic:cNvPicPr/>
                  </pic:nvPicPr>
                  <pic:blipFill>
                    <a:blip r:embed="rId2">
                      <a:extLst>
                        <a:ext uri="{28A0092B-C50C-407E-A947-70E740481C1C}">
                          <a14:useLocalDpi xmlns:a14="http://schemas.microsoft.com/office/drawing/2010/main" val="0"/>
                        </a:ext>
                      </a:extLst>
                    </a:blip>
                    <a:stretch>
                      <a:fillRect/>
                    </a:stretch>
                  </pic:blipFill>
                  <pic:spPr>
                    <a:xfrm>
                      <a:off x="0" y="0"/>
                      <a:ext cx="5727700" cy="2979420"/>
                    </a:xfrm>
                    <a:prstGeom prst="rect">
                      <a:avLst/>
                    </a:prstGeom>
                  </pic:spPr>
                </pic:pic>
              </a:graphicData>
            </a:graphic>
          </wp:inline>
        </w:drawing>
      </w:r>
    </w:p>
  </w:comment>
  <w:comment w:id="25" w:author="SCHNEIDEREIT Shawn" w:date="2020-02-10T12:08:00Z" w:initials="SS">
    <w:p w14:paraId="0DD3EEAA" w14:textId="77777777" w:rsidR="00C11390" w:rsidRDefault="00C11390">
      <w:pPr>
        <w:pStyle w:val="CommentText"/>
        <w:rPr>
          <w:lang w:val="en-US"/>
        </w:rPr>
      </w:pPr>
      <w:r>
        <w:rPr>
          <w:rStyle w:val="CommentReference"/>
        </w:rPr>
        <w:annotationRef/>
      </w:r>
      <w:r w:rsidRPr="00C11390">
        <w:rPr>
          <w:lang w:val="en-US"/>
        </w:rPr>
        <w:t>When discussing the e</w:t>
      </w:r>
      <w:r>
        <w:rPr>
          <w:lang w:val="en-US"/>
        </w:rPr>
        <w:t xml:space="preserve">ffects of soil background and trying to correct for/ exclude </w:t>
      </w:r>
    </w:p>
    <w:p w14:paraId="78DB88CB" w14:textId="6A9D198D" w:rsidR="00C11390" w:rsidRPr="00C11390" w:rsidRDefault="00C11390" w:rsidP="00C11390">
      <w:pPr>
        <w:rPr>
          <w:lang w:val="en-US"/>
        </w:rPr>
      </w:pPr>
      <w:r>
        <w:rPr>
          <w:lang w:val="en-US"/>
        </w:rPr>
        <w:t>“</w:t>
      </w:r>
      <w:r>
        <w:rPr>
          <w:rFonts w:ascii="Georgia" w:hAnsi="Georgia"/>
          <w:color w:val="2E2E2E"/>
          <w:sz w:val="27"/>
          <w:szCs w:val="27"/>
        </w:rPr>
        <w:t xml:space="preserve">Soil reflectance is highly sensitive to moisture and roughness </w:t>
      </w:r>
      <w:r>
        <w:rPr>
          <w:rFonts w:ascii="Georgia" w:hAnsi="Georgia"/>
          <w:color w:val="2E2E2E"/>
          <w:sz w:val="27"/>
          <w:szCs w:val="27"/>
        </w:rPr>
        <w:t>(</w:t>
      </w:r>
      <w:bookmarkStart w:id="26" w:name="bbb0175"/>
      <w:r>
        <w:fldChar w:fldCharType="begin"/>
      </w:r>
      <w:r>
        <w:instrText xml:space="preserve"> HYPERLINK "https://www.sciencedirect.com/science/article/pii/S0034425717305904" \l "bb0175" </w:instrText>
      </w:r>
      <w:r>
        <w:fldChar w:fldCharType="separate"/>
      </w:r>
      <w:r>
        <w:rPr>
          <w:rStyle w:val="Hyperlink"/>
          <w:rFonts w:ascii="Georgia" w:hAnsi="Georgia"/>
          <w:color w:val="0C7DBB"/>
          <w:sz w:val="27"/>
          <w:szCs w:val="27"/>
          <w:u w:val="none"/>
        </w:rPr>
        <w:t>Jacquemoud et al., 1992</w:t>
      </w:r>
      <w:r>
        <w:fldChar w:fldCharType="end"/>
      </w:r>
      <w:bookmarkEnd w:id="26"/>
      <w:r>
        <w:rPr>
          <w:rFonts w:ascii="Georgia" w:hAnsi="Georgia"/>
          <w:color w:val="2E2E2E"/>
          <w:sz w:val="27"/>
          <w:szCs w:val="27"/>
        </w:rPr>
        <w:t>,</w:t>
      </w:r>
      <w:r>
        <w:rPr>
          <w:rStyle w:val="apple-converted-space"/>
          <w:rFonts w:ascii="Georgia" w:hAnsi="Georgia"/>
          <w:color w:val="2E2E2E"/>
          <w:sz w:val="27"/>
          <w:szCs w:val="27"/>
        </w:rPr>
        <w:t> </w:t>
      </w:r>
      <w:bookmarkStart w:id="27" w:name="bbb0270"/>
      <w:r>
        <w:fldChar w:fldCharType="begin"/>
      </w:r>
      <w:r>
        <w:instrText xml:space="preserve"> HYPERLINK "https://www.sciencedirect.com/science/article/pii/S0034425717305904" \l "bb0270" </w:instrText>
      </w:r>
      <w:r>
        <w:fldChar w:fldCharType="separate"/>
      </w:r>
      <w:r>
        <w:rPr>
          <w:rStyle w:val="Hyperlink"/>
          <w:rFonts w:ascii="Georgia" w:hAnsi="Georgia"/>
          <w:color w:val="0C7DBB"/>
          <w:sz w:val="27"/>
          <w:szCs w:val="27"/>
          <w:u w:val="none"/>
        </w:rPr>
        <w:t>Pinty et al., 1998</w:t>
      </w:r>
      <w:r>
        <w:fldChar w:fldCharType="end"/>
      </w:r>
      <w:bookmarkEnd w:id="27"/>
      <w:r>
        <w:rPr>
          <w:rFonts w:ascii="Georgia" w:hAnsi="Georgia"/>
          <w:color w:val="2E2E2E"/>
          <w:sz w:val="27"/>
          <w:szCs w:val="27"/>
        </w:rPr>
        <w:t xml:space="preserve">) and its reflectance can vary within and across study sites and through time. Therefore, the spectra extracted from one site (or image) may not be applicable to another site and another time. </w:t>
      </w:r>
      <w:r>
        <w:rPr>
          <w:rFonts w:ascii="Georgia" w:hAnsi="Georgia"/>
          <w:color w:val="2E2E2E"/>
          <w:sz w:val="27"/>
          <w:szCs w:val="27"/>
        </w:rPr>
        <w:t>In addition, given the findings of this experiment, removing soil background can be a limiting factor for</w:t>
      </w:r>
      <w:r>
        <w:rPr>
          <w:rStyle w:val="apple-converted-space"/>
          <w:rFonts w:ascii="Georgia" w:hAnsi="Georgia"/>
          <w:color w:val="2E2E2E"/>
          <w:sz w:val="27"/>
          <w:szCs w:val="27"/>
        </w:rPr>
        <w:t> </w:t>
      </w:r>
      <w:r w:rsidR="00EE63A8">
        <w:fldChar w:fldCharType="begin"/>
      </w:r>
      <w:r w:rsidR="00EE63A8">
        <w:instrText xml:space="preserve"> HYPERLINK "https://www.sciencedirect.com/topics/earth-and-planetary-sciences/imaging-spectrometer" \o "Learn more about Imaging Spectrometer from ScienceDirect's AI-generated Topic Pages" </w:instrText>
      </w:r>
      <w:r w:rsidR="00EE63A8">
        <w:fldChar w:fldCharType="separate"/>
      </w:r>
      <w:r>
        <w:rPr>
          <w:rStyle w:val="Hyperlink"/>
          <w:rFonts w:ascii="Georgia" w:hAnsi="Georgia"/>
          <w:color w:val="0C7DBB"/>
          <w:sz w:val="27"/>
          <w:szCs w:val="27"/>
          <w:u w:val="none"/>
        </w:rPr>
        <w:t>imaging spectrometers</w:t>
      </w:r>
      <w:r w:rsidR="00EE63A8">
        <w:rPr>
          <w:rStyle w:val="Hyperlink"/>
          <w:rFonts w:ascii="Georgia" w:hAnsi="Georgia"/>
          <w:color w:val="0C7DBB"/>
          <w:sz w:val="27"/>
          <w:szCs w:val="27"/>
          <w:u w:val="none"/>
        </w:rPr>
        <w:fldChar w:fldCharType="end"/>
      </w:r>
      <w:r>
        <w:rPr>
          <w:rStyle w:val="apple-converted-space"/>
          <w:rFonts w:ascii="Georgia" w:hAnsi="Georgia"/>
          <w:color w:val="2E2E2E"/>
          <w:sz w:val="27"/>
          <w:szCs w:val="27"/>
        </w:rPr>
        <w:t> </w:t>
      </w:r>
      <w:r>
        <w:rPr>
          <w:rFonts w:ascii="Georgia" w:hAnsi="Georgia"/>
          <w:color w:val="2E2E2E"/>
          <w:sz w:val="27"/>
          <w:szCs w:val="27"/>
        </w:rPr>
        <w:t>with moderate to coarse spatial resolutions, where the pixel size exceeds that of individual plant canopies. However, fusion of hyperspectral data with high spatial resolution multispectral data can provide the capability to extract soil background information (</w:t>
      </w:r>
      <w:bookmarkStart w:id="28" w:name="bbb0400"/>
      <w:r>
        <w:fldChar w:fldCharType="begin"/>
      </w:r>
      <w:r>
        <w:instrText xml:space="preserve"> HYPERLINK "https://www.sciencedirect.com/science/article/pii/S0034425717305904" \l "bb0400" </w:instrText>
      </w:r>
      <w:r>
        <w:fldChar w:fldCharType="separate"/>
      </w:r>
      <w:r>
        <w:rPr>
          <w:rStyle w:val="Hyperlink"/>
          <w:rFonts w:ascii="Georgia" w:hAnsi="Georgia"/>
          <w:color w:val="0C7DBB"/>
          <w:sz w:val="27"/>
          <w:szCs w:val="27"/>
          <w:u w:val="none"/>
        </w:rPr>
        <w:t>Yokoya et al., 2012</w:t>
      </w:r>
      <w:r>
        <w:fldChar w:fldCharType="end"/>
      </w:r>
      <w:bookmarkEnd w:id="28"/>
      <w:r>
        <w:rPr>
          <w:rFonts w:ascii="Georgia" w:hAnsi="Georgia"/>
          <w:color w:val="2E2E2E"/>
          <w:sz w:val="27"/>
          <w:szCs w:val="27"/>
        </w:rPr>
        <w:t>).</w:t>
      </w:r>
      <w:r w:rsidRPr="00C11390">
        <w:rPr>
          <w:rFonts w:ascii="Georgia" w:hAnsi="Georgia"/>
          <w:color w:val="2E2E2E"/>
          <w:sz w:val="27"/>
          <w:szCs w:val="27"/>
          <w:lang w:val="en-US"/>
        </w:rPr>
        <w:t xml:space="preserve">“ </w:t>
      </w:r>
      <w:proofErr w:type="spellStart"/>
      <w:r>
        <w:rPr>
          <w:rFonts w:ascii="Georgia" w:hAnsi="Georgia"/>
          <w:color w:val="2E2E2E"/>
          <w:sz w:val="27"/>
          <w:szCs w:val="27"/>
          <w:lang w:val="en-US"/>
        </w:rPr>
        <w:t>Gholiaze</w:t>
      </w:r>
      <w:proofErr w:type="spellEnd"/>
      <w:r>
        <w:rPr>
          <w:rFonts w:ascii="Georgia" w:hAnsi="Georgia"/>
          <w:color w:val="2E2E2E"/>
          <w:sz w:val="27"/>
          <w:szCs w:val="27"/>
          <w:lang w:val="en-US"/>
        </w:rPr>
        <w:t xml:space="preserve"> 2018</w:t>
      </w:r>
    </w:p>
    <w:p w14:paraId="059011D9" w14:textId="191BD60D" w:rsidR="00C11390" w:rsidRPr="00C11390" w:rsidRDefault="00C11390">
      <w:pPr>
        <w:pStyle w:val="CommentText"/>
        <w:rPr>
          <w:lang w:val="en-DE"/>
        </w:rPr>
      </w:pPr>
    </w:p>
  </w:comment>
  <w:comment w:id="29" w:author="SCHNEIDEREIT Shawn" w:date="2020-02-10T12:11:00Z" w:initials="SS">
    <w:p w14:paraId="55E1C242" w14:textId="77777777" w:rsidR="00C11390" w:rsidRDefault="00C11390">
      <w:pPr>
        <w:pStyle w:val="CommentText"/>
        <w:rPr>
          <w:lang w:val="en-US"/>
        </w:rPr>
      </w:pPr>
      <w:r>
        <w:rPr>
          <w:rStyle w:val="CommentReference"/>
        </w:rPr>
        <w:annotationRef/>
      </w:r>
      <w:r w:rsidRPr="00C11390">
        <w:rPr>
          <w:lang w:val="en-US"/>
        </w:rPr>
        <w:t xml:space="preserve">When </w:t>
      </w:r>
      <w:proofErr w:type="spellStart"/>
      <w:r w:rsidRPr="00C11390">
        <w:rPr>
          <w:lang w:val="en-US"/>
        </w:rPr>
        <w:t>disscussing</w:t>
      </w:r>
      <w:proofErr w:type="spellEnd"/>
      <w:r w:rsidRPr="00C11390">
        <w:rPr>
          <w:lang w:val="en-US"/>
        </w:rPr>
        <w:t xml:space="preserve"> effect of </w:t>
      </w:r>
      <w:proofErr w:type="spellStart"/>
      <w:proofErr w:type="gramStart"/>
      <w:r w:rsidRPr="00C11390">
        <w:rPr>
          <w:lang w:val="en-US"/>
        </w:rPr>
        <w:t>scales.If</w:t>
      </w:r>
      <w:proofErr w:type="spellEnd"/>
      <w:proofErr w:type="gramEnd"/>
      <w:r w:rsidRPr="00C11390">
        <w:rPr>
          <w:lang w:val="en-US"/>
        </w:rPr>
        <w:t xml:space="preserve"> </w:t>
      </w:r>
      <w:proofErr w:type="spellStart"/>
      <w:r w:rsidRPr="00C11390">
        <w:rPr>
          <w:lang w:val="en-US"/>
        </w:rPr>
        <w:t>i</w:t>
      </w:r>
      <w:proofErr w:type="spellEnd"/>
      <w:r w:rsidRPr="00C11390">
        <w:rPr>
          <w:lang w:val="en-US"/>
        </w:rPr>
        <w:t xml:space="preserve"> go into </w:t>
      </w:r>
      <w:r>
        <w:rPr>
          <w:lang w:val="en-US"/>
        </w:rPr>
        <w:t xml:space="preserve">scales </w:t>
      </w:r>
    </w:p>
    <w:p w14:paraId="72EF49CD" w14:textId="2F00752A" w:rsidR="00C11390" w:rsidRPr="00C11390" w:rsidRDefault="00C11390" w:rsidP="00C11390">
      <w:pPr>
        <w:rPr>
          <w:lang w:val="en-US"/>
        </w:rPr>
      </w:pPr>
      <w:r>
        <w:rPr>
          <w:lang w:val="en-US"/>
        </w:rPr>
        <w:t>“</w:t>
      </w:r>
      <w:r>
        <w:rPr>
          <w:rFonts w:ascii="Georgia" w:hAnsi="Georgia"/>
          <w:color w:val="2E2E2E"/>
          <w:sz w:val="27"/>
          <w:szCs w:val="27"/>
        </w:rPr>
        <w:t>The relative contribution of bands in the visible range (~ 427–700 nm) was greater than in the NIR range (~ 700–914 nm). The visible region of the spectrum is affected by leaf pigments, suggesting that leaf pigments influence spectral diversity. However, at a coarser spatial resolution (airborne data with spatial resolution of 0.75 m), the informative regions of the spectrum for estimating species richness varied significantly (</w:t>
      </w:r>
      <w:bookmarkStart w:id="30" w:name="bf0055"/>
      <w:r>
        <w:fldChar w:fldCharType="begin"/>
      </w:r>
      <w:r>
        <w:instrText xml:space="preserve"> HYPERLINK "https://www.sciencedirect.com/science/article/pii/S0034425717305904" \l "f0055" </w:instrText>
      </w:r>
      <w:r>
        <w:fldChar w:fldCharType="separate"/>
      </w:r>
      <w:r>
        <w:rPr>
          <w:rStyle w:val="Hyperlink"/>
          <w:rFonts w:ascii="Georgia" w:hAnsi="Georgia"/>
          <w:color w:val="0C7DBB"/>
          <w:sz w:val="27"/>
          <w:szCs w:val="27"/>
          <w:u w:val="none"/>
        </w:rPr>
        <w:t>Fig. 11</w:t>
      </w:r>
      <w:r>
        <w:fldChar w:fldCharType="end"/>
      </w:r>
      <w:bookmarkEnd w:id="30"/>
      <w:r>
        <w:rPr>
          <w:rFonts w:ascii="Georgia" w:hAnsi="Georgia"/>
          <w:color w:val="2E2E2E"/>
          <w:sz w:val="27"/>
          <w:szCs w:val="27"/>
        </w:rPr>
        <w:t>,</w:t>
      </w:r>
      <w:r>
        <w:rPr>
          <w:rStyle w:val="apple-converted-space"/>
          <w:rFonts w:ascii="Georgia" w:hAnsi="Georgia"/>
          <w:color w:val="2E2E2E"/>
          <w:sz w:val="27"/>
          <w:szCs w:val="27"/>
        </w:rPr>
        <w:t> </w:t>
      </w:r>
      <w:bookmarkStart w:id="31" w:name="bf0060"/>
      <w:r>
        <w:fldChar w:fldCharType="begin"/>
      </w:r>
      <w:r>
        <w:instrText xml:space="preserve"> HYPERLINK "https://www.sciencedirect.com/science/article/pii/S0034425717305904" \l "f0060" </w:instrText>
      </w:r>
      <w:r>
        <w:fldChar w:fldCharType="separate"/>
      </w:r>
      <w:r>
        <w:rPr>
          <w:rStyle w:val="Hyperlink"/>
          <w:rFonts w:ascii="Georgia" w:hAnsi="Georgia"/>
          <w:color w:val="0C7DBB"/>
          <w:sz w:val="27"/>
          <w:szCs w:val="27"/>
          <w:u w:val="none"/>
        </w:rPr>
        <w:t>Fig. 12</w:t>
      </w:r>
      <w:r>
        <w:fldChar w:fldCharType="end"/>
      </w:r>
      <w:bookmarkEnd w:id="31"/>
      <w:r>
        <w:rPr>
          <w:rFonts w:ascii="Georgia" w:hAnsi="Georgia"/>
          <w:color w:val="2E2E2E"/>
          <w:sz w:val="27"/>
          <w:szCs w:val="27"/>
        </w:rPr>
        <w:t>), and the visible region had little contribution to spectral diversity. This varying contribution of visible and NIR regions to spectral diversity can be attributed to the size of the phenomenon being observed at different scales. While leaf traits dominate the spectral response at high spatial resolution (i.e. small pixel size), at low spatial resolutions, the major contribution is from the canopy structure (</w:t>
      </w:r>
      <w:bookmarkStart w:id="32" w:name="bbb0385"/>
      <w:r>
        <w:fldChar w:fldCharType="begin"/>
      </w:r>
      <w:r>
        <w:instrText xml:space="preserve"> HYPERLINK "https://www.sciencedirect.com/science/article/pii/S0034425717305904" \l "bb0385" </w:instrText>
      </w:r>
      <w:r>
        <w:fldChar w:fldCharType="separate"/>
      </w:r>
      <w:r>
        <w:rPr>
          <w:rStyle w:val="Hyperlink"/>
          <w:rFonts w:ascii="Georgia" w:hAnsi="Georgia"/>
          <w:color w:val="0C7DBB"/>
          <w:sz w:val="27"/>
          <w:szCs w:val="27"/>
          <w:u w:val="none"/>
        </w:rPr>
        <w:t>Wang et al., in press</w:t>
      </w:r>
      <w:r>
        <w:fldChar w:fldCharType="end"/>
      </w:r>
      <w:bookmarkEnd w:id="32"/>
      <w:r>
        <w:rPr>
          <w:rFonts w:ascii="Georgia" w:hAnsi="Georgia"/>
          <w:color w:val="2E2E2E"/>
          <w:sz w:val="27"/>
          <w:szCs w:val="27"/>
        </w:rPr>
        <w:t>).</w:t>
      </w:r>
      <w:r>
        <w:rPr>
          <w:rFonts w:ascii="Georgia" w:hAnsi="Georgia"/>
          <w:color w:val="2E2E2E"/>
          <w:sz w:val="27"/>
          <w:szCs w:val="27"/>
          <w:lang w:val="en-US"/>
        </w:rPr>
        <w:t>”</w:t>
      </w:r>
    </w:p>
  </w:comment>
  <w:comment w:id="33" w:author="SCHNEIDEREIT Shawn" w:date="2020-02-09T10:28:00Z" w:initials="SS">
    <w:p w14:paraId="1A2FFA94" w14:textId="048DF242" w:rsidR="001001CD" w:rsidRPr="00211CF5" w:rsidRDefault="001001CD" w:rsidP="001001CD">
      <w:pPr>
        <w:pStyle w:val="NormalWeb"/>
        <w:rPr>
          <w:lang w:val="en-US"/>
        </w:rPr>
      </w:pPr>
      <w:r>
        <w:rPr>
          <w:rStyle w:val="CommentReference"/>
        </w:rPr>
        <w:annotationRef/>
      </w:r>
      <w:proofErr w:type="gramStart"/>
      <w:r w:rsidRPr="001001CD">
        <w:rPr>
          <w:rFonts w:ascii="AdvOT596495f2" w:hAnsi="AdvOT596495f2"/>
          <w:sz w:val="14"/>
          <w:szCs w:val="14"/>
          <w:lang w:val="en-US"/>
        </w:rPr>
        <w:t>A</w:t>
      </w:r>
      <w:r>
        <w:rPr>
          <w:rFonts w:ascii="AdvOT596495f2" w:hAnsi="AdvOT596495f2"/>
          <w:sz w:val="14"/>
          <w:szCs w:val="14"/>
          <w:lang w:val="en-US"/>
        </w:rPr>
        <w:t>lso</w:t>
      </w:r>
      <w:proofErr w:type="gramEnd"/>
      <w:r>
        <w:rPr>
          <w:rFonts w:ascii="AdvOT596495f2" w:hAnsi="AdvOT596495f2"/>
          <w:sz w:val="14"/>
          <w:szCs w:val="14"/>
          <w:lang w:val="en-US"/>
        </w:rPr>
        <w:t xml:space="preserve"> for </w:t>
      </w:r>
      <w:proofErr w:type="spellStart"/>
      <w:r>
        <w:rPr>
          <w:rFonts w:ascii="AdvOT596495f2" w:hAnsi="AdvOT596495f2"/>
          <w:sz w:val="14"/>
          <w:szCs w:val="14"/>
          <w:lang w:val="en-US"/>
        </w:rPr>
        <w:t>conclusiton</w:t>
      </w:r>
      <w:proofErr w:type="spellEnd"/>
      <w:r>
        <w:rPr>
          <w:rFonts w:ascii="AdvOT596495f2" w:hAnsi="AdvOT596495f2"/>
          <w:sz w:val="14"/>
          <w:szCs w:val="14"/>
          <w:lang w:val="en-US"/>
        </w:rPr>
        <w:t xml:space="preserve"> “</w:t>
      </w:r>
      <w:r w:rsidRPr="001001CD">
        <w:rPr>
          <w:rFonts w:ascii="AdvOT596495f2" w:hAnsi="AdvOT596495f2"/>
          <w:sz w:val="14"/>
          <w:szCs w:val="14"/>
        </w:rPr>
        <w:t>Both optical diversity metrics (CV and PLS-DA classi</w:t>
      </w:r>
      <w:r w:rsidRPr="001001CD">
        <w:rPr>
          <w:rFonts w:ascii="AdvOT596495f2+fb" w:hAnsi="AdvOT596495f2+fb"/>
          <w:sz w:val="14"/>
          <w:szCs w:val="14"/>
        </w:rPr>
        <w:t>fi</w:t>
      </w:r>
      <w:r w:rsidRPr="001001CD">
        <w:rPr>
          <w:rFonts w:ascii="AdvOT596495f2" w:hAnsi="AdvOT596495f2"/>
          <w:sz w:val="14"/>
          <w:szCs w:val="14"/>
        </w:rPr>
        <w:t>ed species) were a</w:t>
      </w:r>
      <w:r w:rsidRPr="001001CD">
        <w:rPr>
          <w:rFonts w:ascii="AdvOT596495f2+fb" w:hAnsi="AdvOT596495f2+fb"/>
          <w:sz w:val="14"/>
          <w:szCs w:val="14"/>
        </w:rPr>
        <w:t>ff</w:t>
      </w:r>
      <w:r w:rsidRPr="001001CD">
        <w:rPr>
          <w:rFonts w:ascii="AdvOT596495f2" w:hAnsi="AdvOT596495f2"/>
          <w:sz w:val="14"/>
          <w:szCs w:val="14"/>
        </w:rPr>
        <w:t xml:space="preserve">ected by species richness and evenness. Diversity metrics that combined species richness and evenness together (e.g. Shannon's index) were more strongly correlated with optical diversity than either metric alone. </w:t>
      </w:r>
      <w:r w:rsidRPr="00211CF5">
        <w:rPr>
          <w:rFonts w:ascii="AdvOT596495f2" w:hAnsi="AdvOT596495f2"/>
          <w:sz w:val="14"/>
          <w:szCs w:val="14"/>
          <w:lang w:val="en-US"/>
        </w:rPr>
        <w:t>„</w:t>
      </w:r>
    </w:p>
    <w:p w14:paraId="4694B560" w14:textId="3DACD2C9" w:rsidR="001001CD" w:rsidRPr="001001CD" w:rsidRDefault="001001CD">
      <w:pPr>
        <w:pStyle w:val="CommentText"/>
        <w:rPr>
          <w:lang w:val="en-DE"/>
        </w:rPr>
      </w:pPr>
    </w:p>
  </w:comment>
  <w:comment w:id="34" w:author="SCHNEIDEREIT Shawn" w:date="2020-02-09T10:26:00Z" w:initials="SS">
    <w:p w14:paraId="5860AD9B" w14:textId="77777777" w:rsidR="00904A8B" w:rsidRDefault="00904A8B">
      <w:pPr>
        <w:pStyle w:val="CommentText"/>
        <w:rPr>
          <w:lang w:val="en-US"/>
        </w:rPr>
      </w:pPr>
      <w:r>
        <w:rPr>
          <w:rStyle w:val="CommentReference"/>
        </w:rPr>
        <w:annotationRef/>
      </w:r>
      <w:r w:rsidRPr="00670A7A">
        <w:rPr>
          <w:lang w:val="en-US"/>
        </w:rPr>
        <w:t xml:space="preserve">Add to </w:t>
      </w:r>
      <w:r w:rsidR="001001CD" w:rsidRPr="00670A7A">
        <w:rPr>
          <w:lang w:val="en-US"/>
        </w:rPr>
        <w:t>conclusion</w:t>
      </w:r>
      <w:r w:rsidRPr="00670A7A">
        <w:rPr>
          <w:lang w:val="en-US"/>
        </w:rPr>
        <w:t xml:space="preserve"> </w:t>
      </w:r>
      <w:r w:rsidR="00670A7A" w:rsidRPr="00670A7A">
        <w:rPr>
          <w:lang w:val="en-US"/>
        </w:rPr>
        <w:t xml:space="preserve">bit on </w:t>
      </w:r>
      <w:r w:rsidR="00670A7A">
        <w:rPr>
          <w:lang w:val="en-US"/>
        </w:rPr>
        <w:t xml:space="preserve">still needing to investigate the effect of single </w:t>
      </w:r>
      <w:r w:rsidR="001001CD">
        <w:rPr>
          <w:lang w:val="en-US"/>
        </w:rPr>
        <w:t>species</w:t>
      </w:r>
      <w:r w:rsidR="00670A7A">
        <w:rPr>
          <w:lang w:val="en-US"/>
        </w:rPr>
        <w:t xml:space="preserve"> on spectral </w:t>
      </w:r>
      <w:r w:rsidR="001001CD">
        <w:rPr>
          <w:lang w:val="en-US"/>
        </w:rPr>
        <w:t>signatures</w:t>
      </w:r>
      <w:r w:rsidR="00670A7A">
        <w:rPr>
          <w:lang w:val="en-US"/>
        </w:rPr>
        <w:t xml:space="preserve"> and </w:t>
      </w:r>
      <w:r w:rsidR="001001CD">
        <w:rPr>
          <w:lang w:val="en-US"/>
        </w:rPr>
        <w:t>variation</w:t>
      </w:r>
    </w:p>
    <w:p w14:paraId="5BF0DC7A" w14:textId="6C1CBE77" w:rsidR="00447A64" w:rsidRPr="00447A64" w:rsidRDefault="00447A64" w:rsidP="00447A64">
      <w:pPr>
        <w:pStyle w:val="NormalWeb"/>
        <w:rPr>
          <w:lang w:val="en-US"/>
        </w:rPr>
      </w:pPr>
      <w:r>
        <w:rPr>
          <w:lang w:val="en-US"/>
        </w:rPr>
        <w:t>“</w:t>
      </w:r>
      <w:r w:rsidRPr="00447A64">
        <w:rPr>
          <w:rFonts w:ascii="AdvOT596495f2" w:hAnsi="AdvOT596495f2"/>
          <w:sz w:val="16"/>
          <w:szCs w:val="16"/>
        </w:rPr>
        <w:t>One possible explanation is the e</w:t>
      </w:r>
      <w:r w:rsidRPr="00447A64">
        <w:rPr>
          <w:rFonts w:ascii="AdvOT596495f2+fb" w:hAnsi="AdvOT596495f2+fb"/>
          <w:sz w:val="16"/>
          <w:szCs w:val="16"/>
        </w:rPr>
        <w:t>ff</w:t>
      </w:r>
      <w:r w:rsidRPr="00447A64">
        <w:rPr>
          <w:rFonts w:ascii="AdvOT596495f2" w:hAnsi="AdvOT596495f2"/>
          <w:sz w:val="16"/>
          <w:szCs w:val="16"/>
        </w:rPr>
        <w:t xml:space="preserve">ects of species identity, in which individual species exert seemingly idiosyncratic ef- fects on the relationship between optical diversity and vegetation di- versity </w:t>
      </w:r>
      <w:r w:rsidRPr="00447A64">
        <w:rPr>
          <w:rFonts w:ascii="AdvOT596495f2" w:hAnsi="AdvOT596495f2"/>
          <w:sz w:val="16"/>
          <w:szCs w:val="16"/>
          <w:lang w:val="en-US"/>
        </w:rPr>
        <w:t>„</w:t>
      </w:r>
      <w:r>
        <w:rPr>
          <w:rFonts w:ascii="AdvOT596495f2" w:hAnsi="AdvOT596495f2"/>
          <w:sz w:val="16"/>
          <w:szCs w:val="16"/>
          <w:lang w:val="en-US"/>
        </w:rPr>
        <w:t xml:space="preserve"> wang 2018</w:t>
      </w:r>
    </w:p>
  </w:comment>
  <w:comment w:id="35" w:author="SCHNEIDEREIT Shawn" w:date="2020-02-10T12:13:00Z" w:initials="SS">
    <w:p w14:paraId="73733370" w14:textId="7C644AEA" w:rsidR="00C11390" w:rsidRPr="00C11390" w:rsidRDefault="00C11390" w:rsidP="00C11390">
      <w:pPr>
        <w:rPr>
          <w:rFonts w:ascii="Georgia" w:hAnsi="Georgia"/>
          <w:color w:val="2E2E2E"/>
          <w:sz w:val="27"/>
          <w:szCs w:val="27"/>
          <w:lang w:val="en-US"/>
        </w:rPr>
      </w:pPr>
      <w:r>
        <w:rPr>
          <w:rStyle w:val="CommentReference"/>
        </w:rPr>
        <w:annotationRef/>
      </w:r>
      <w:r w:rsidRPr="00C11390">
        <w:rPr>
          <w:rFonts w:ascii="Georgia" w:hAnsi="Georgia"/>
          <w:color w:val="2E2E2E"/>
          <w:sz w:val="27"/>
          <w:szCs w:val="27"/>
          <w:lang w:val="en-US"/>
        </w:rPr>
        <w:t>Gold for</w:t>
      </w:r>
      <w:r>
        <w:rPr>
          <w:rFonts w:ascii="Georgia" w:hAnsi="Georgia"/>
          <w:color w:val="2E2E2E"/>
          <w:sz w:val="27"/>
          <w:szCs w:val="27"/>
          <w:lang w:val="en-US"/>
        </w:rPr>
        <w:t xml:space="preserve"> end of intro, </w:t>
      </w:r>
      <w:proofErr w:type="gramStart"/>
      <w:r>
        <w:rPr>
          <w:rFonts w:ascii="Georgia" w:hAnsi="Georgia"/>
          <w:color w:val="2E2E2E"/>
          <w:sz w:val="27"/>
          <w:szCs w:val="27"/>
          <w:lang w:val="en-US"/>
        </w:rPr>
        <w:t xml:space="preserve">and </w:t>
      </w:r>
      <w:r w:rsidRPr="00C11390">
        <w:rPr>
          <w:rFonts w:ascii="Georgia" w:hAnsi="Georgia"/>
          <w:color w:val="2E2E2E"/>
          <w:sz w:val="27"/>
          <w:szCs w:val="27"/>
          <w:lang w:val="en-US"/>
        </w:rPr>
        <w:t xml:space="preserve"> final</w:t>
      </w:r>
      <w:proofErr w:type="gramEnd"/>
      <w:r w:rsidRPr="00C11390">
        <w:rPr>
          <w:rFonts w:ascii="Georgia" w:hAnsi="Georgia"/>
          <w:color w:val="2E2E2E"/>
          <w:sz w:val="27"/>
          <w:szCs w:val="27"/>
          <w:lang w:val="en-US"/>
        </w:rPr>
        <w:t xml:space="preserve"> discussion bit</w:t>
      </w:r>
    </w:p>
    <w:p w14:paraId="20E462E7" w14:textId="77777777" w:rsidR="00C11390" w:rsidRDefault="00C11390" w:rsidP="00C11390">
      <w:pPr>
        <w:rPr>
          <w:rFonts w:ascii="Georgia" w:hAnsi="Georgia"/>
          <w:color w:val="2E2E2E"/>
          <w:sz w:val="27"/>
          <w:szCs w:val="27"/>
        </w:rPr>
      </w:pPr>
    </w:p>
    <w:p w14:paraId="1027D7AE" w14:textId="2589573C" w:rsidR="00C11390" w:rsidRDefault="00C11390" w:rsidP="00C11390">
      <w:r>
        <w:rPr>
          <w:rFonts w:ascii="Georgia" w:hAnsi="Georgia"/>
          <w:color w:val="2E2E2E"/>
          <w:sz w:val="27"/>
          <w:szCs w:val="27"/>
        </w:rPr>
        <w:t>These results from a prairie ecosystem near or during the peak growing season might differ from those from other ecosystems that differ substantially in species traits or from results in similar ecosystems at different times. Our results imply that, for biodiversity mapping, we can focus on spectral regions that cause heterogeneity in</w:t>
      </w:r>
      <w:r>
        <w:rPr>
          <w:rStyle w:val="apple-converted-space"/>
          <w:rFonts w:ascii="Georgia" w:hAnsi="Georgia"/>
          <w:color w:val="2E2E2E"/>
          <w:sz w:val="27"/>
          <w:szCs w:val="27"/>
        </w:rPr>
        <w:t> </w:t>
      </w:r>
      <w:hyperlink r:id="rId3" w:tooltip="Learn more about Reflected Wave from ScienceDirect's AI-generated Topic Pages" w:history="1">
        <w:r>
          <w:rPr>
            <w:rStyle w:val="Hyperlink"/>
            <w:rFonts w:ascii="Georgia" w:hAnsi="Georgia"/>
            <w:color w:val="0C7DBB"/>
            <w:sz w:val="27"/>
            <w:szCs w:val="27"/>
          </w:rPr>
          <w:t>reflected radiation</w:t>
        </w:r>
      </w:hyperlink>
      <w:r>
        <w:rPr>
          <w:rStyle w:val="apple-converted-space"/>
          <w:rFonts w:ascii="Georgia" w:hAnsi="Georgia"/>
          <w:color w:val="2E2E2E"/>
          <w:sz w:val="27"/>
          <w:szCs w:val="27"/>
        </w:rPr>
        <w:t> </w:t>
      </w:r>
      <w:r>
        <w:rPr>
          <w:rFonts w:ascii="Georgia" w:hAnsi="Georgia"/>
          <w:color w:val="2E2E2E"/>
          <w:sz w:val="27"/>
          <w:szCs w:val="27"/>
        </w:rPr>
        <w:t>and are sensitive to factors such as leaf</w:t>
      </w:r>
      <w:r>
        <w:rPr>
          <w:rStyle w:val="apple-converted-space"/>
          <w:rFonts w:ascii="Georgia" w:hAnsi="Georgia"/>
          <w:color w:val="2E2E2E"/>
          <w:sz w:val="27"/>
          <w:szCs w:val="27"/>
        </w:rPr>
        <w:t> </w:t>
      </w:r>
      <w:hyperlink r:id="rId4" w:tooltip="Learn more about Biochemistry from ScienceDirect's AI-generated Topic Pages" w:history="1">
        <w:r>
          <w:rPr>
            <w:rStyle w:val="Hyperlink"/>
            <w:rFonts w:ascii="Georgia" w:hAnsi="Georgia"/>
            <w:color w:val="0C7DBB"/>
            <w:sz w:val="27"/>
            <w:szCs w:val="27"/>
          </w:rPr>
          <w:t>biochemistry</w:t>
        </w:r>
      </w:hyperlink>
      <w:r>
        <w:rPr>
          <w:rFonts w:ascii="Georgia" w:hAnsi="Georgia"/>
          <w:color w:val="2E2E2E"/>
          <w:sz w:val="27"/>
          <w:szCs w:val="27"/>
        </w:rPr>
        <w:t>, structural parameters, and</w:t>
      </w:r>
      <w:r>
        <w:rPr>
          <w:rStyle w:val="apple-converted-space"/>
          <w:rFonts w:ascii="Georgia" w:hAnsi="Georgia"/>
          <w:color w:val="2E2E2E"/>
          <w:sz w:val="27"/>
          <w:szCs w:val="27"/>
        </w:rPr>
        <w:t> </w:t>
      </w:r>
      <w:hyperlink r:id="rId5" w:tooltip="Learn more about Phenology from ScienceDirect's AI-generated Topic Pages" w:history="1">
        <w:r>
          <w:rPr>
            <w:rStyle w:val="Hyperlink"/>
            <w:rFonts w:ascii="Georgia" w:hAnsi="Georgia"/>
            <w:color w:val="0C7DBB"/>
            <w:sz w:val="27"/>
            <w:szCs w:val="27"/>
          </w:rPr>
          <w:t>phenology</w:t>
        </w:r>
      </w:hyperlink>
      <w:r>
        <w:rPr>
          <w:rStyle w:val="apple-converted-space"/>
          <w:rFonts w:ascii="Georgia" w:hAnsi="Georgia"/>
          <w:color w:val="2E2E2E"/>
          <w:sz w:val="27"/>
          <w:szCs w:val="27"/>
        </w:rPr>
        <w:t> </w:t>
      </w:r>
      <w:r>
        <w:rPr>
          <w:rFonts w:ascii="Georgia" w:hAnsi="Georgia"/>
          <w:color w:val="2E2E2E"/>
          <w:sz w:val="27"/>
          <w:szCs w:val="27"/>
        </w:rPr>
        <w:t xml:space="preserve">of plants, rather than using all bands. However, the exact influence of these factors is likely to vary with species type, environmental conditions, and time </w:t>
      </w:r>
      <w:r>
        <w:rPr>
          <w:rFonts w:ascii="Georgia" w:hAnsi="Georgia"/>
          <w:color w:val="2E2E2E"/>
          <w:sz w:val="27"/>
          <w:szCs w:val="27"/>
        </w:rPr>
        <w:t>(</w:t>
      </w:r>
      <w:bookmarkStart w:id="36" w:name="bbb0060"/>
      <w:r>
        <w:fldChar w:fldCharType="begin"/>
      </w:r>
      <w:r>
        <w:instrText xml:space="preserve"> HYPERLINK "https://www.sciencedirect.com/science/article/pii/S0034425717305904" \l "bb0060" </w:instrText>
      </w:r>
      <w:r>
        <w:fldChar w:fldCharType="separate"/>
      </w:r>
      <w:r>
        <w:rPr>
          <w:rStyle w:val="Hyperlink"/>
          <w:rFonts w:ascii="Georgia" w:hAnsi="Georgia"/>
          <w:color w:val="0C7DBB"/>
          <w:sz w:val="27"/>
          <w:szCs w:val="27"/>
        </w:rPr>
        <w:t>Chavana-Bryant et al., 2017</w:t>
      </w:r>
      <w:r>
        <w:fldChar w:fldCharType="end"/>
      </w:r>
      <w:bookmarkEnd w:id="36"/>
      <w:r>
        <w:rPr>
          <w:rFonts w:ascii="Georgia" w:hAnsi="Georgia"/>
          <w:color w:val="2E2E2E"/>
          <w:sz w:val="27"/>
          <w:szCs w:val="27"/>
        </w:rPr>
        <w:t>,</w:t>
      </w:r>
      <w:r>
        <w:rPr>
          <w:rStyle w:val="apple-converted-space"/>
          <w:rFonts w:ascii="Georgia" w:hAnsi="Georgia"/>
          <w:color w:val="2E2E2E"/>
          <w:sz w:val="27"/>
          <w:szCs w:val="27"/>
        </w:rPr>
        <w:t> </w:t>
      </w:r>
      <w:bookmarkStart w:id="37" w:name="bbb0110"/>
      <w:r>
        <w:fldChar w:fldCharType="begin"/>
      </w:r>
      <w:r>
        <w:instrText xml:space="preserve"> HYPERLINK "https://www.sciencedirect.com/science/article/pii/S0034425717305904" \l "bb0110" </w:instrText>
      </w:r>
      <w:r>
        <w:fldChar w:fldCharType="separate"/>
      </w:r>
      <w:r>
        <w:rPr>
          <w:rStyle w:val="Hyperlink"/>
          <w:rFonts w:ascii="Georgia" w:hAnsi="Georgia"/>
          <w:color w:val="0C7DBB"/>
          <w:sz w:val="27"/>
          <w:szCs w:val="27"/>
        </w:rPr>
        <w:t>Feilhauer et al., 2017</w:t>
      </w:r>
      <w:r>
        <w:fldChar w:fldCharType="end"/>
      </w:r>
      <w:bookmarkEnd w:id="37"/>
      <w:r>
        <w:rPr>
          <w:rFonts w:ascii="Georgia" w:hAnsi="Georgia"/>
          <w:color w:val="2E2E2E"/>
          <w:sz w:val="27"/>
          <w:szCs w:val="27"/>
        </w:rPr>
        <w:t>,</w:t>
      </w:r>
      <w:r>
        <w:rPr>
          <w:rStyle w:val="apple-converted-space"/>
          <w:rFonts w:ascii="Georgia" w:hAnsi="Georgia"/>
          <w:color w:val="2E2E2E"/>
          <w:sz w:val="27"/>
          <w:szCs w:val="27"/>
        </w:rPr>
        <w:t> </w:t>
      </w:r>
      <w:bookmarkStart w:id="38" w:name="bbb0115"/>
      <w:r>
        <w:fldChar w:fldCharType="begin"/>
      </w:r>
      <w:r>
        <w:instrText xml:space="preserve"> HYPERLINK "https://www.sciencedirect.com/science/article/pii/S0034425717305904" \l "bb0115" </w:instrText>
      </w:r>
      <w:r>
        <w:fldChar w:fldCharType="separate"/>
      </w:r>
      <w:r>
        <w:rPr>
          <w:rStyle w:val="Hyperlink"/>
          <w:rFonts w:ascii="Georgia" w:hAnsi="Georgia"/>
          <w:color w:val="0C7DBB"/>
          <w:sz w:val="27"/>
          <w:szCs w:val="27"/>
        </w:rPr>
        <w:t>Filella and Penuelas, 1994</w:t>
      </w:r>
      <w:r>
        <w:fldChar w:fldCharType="end"/>
      </w:r>
      <w:bookmarkEnd w:id="38"/>
      <w:r>
        <w:rPr>
          <w:rFonts w:ascii="Georgia" w:hAnsi="Georgia"/>
          <w:color w:val="2E2E2E"/>
          <w:sz w:val="27"/>
          <w:szCs w:val="27"/>
        </w:rPr>
        <w:t>,</w:t>
      </w:r>
      <w:r>
        <w:rPr>
          <w:rStyle w:val="apple-converted-space"/>
          <w:rFonts w:ascii="Georgia" w:hAnsi="Georgia"/>
          <w:color w:val="2E2E2E"/>
          <w:sz w:val="27"/>
          <w:szCs w:val="27"/>
        </w:rPr>
        <w:t> </w:t>
      </w:r>
      <w:bookmarkStart w:id="39" w:name="bbb0140"/>
      <w:r>
        <w:fldChar w:fldCharType="begin"/>
      </w:r>
      <w:r>
        <w:instrText xml:space="preserve"> HYPERLINK "https://www.sciencedirect.com/science/article/pii/S0034425717305904" \l "bb0140" </w:instrText>
      </w:r>
      <w:r>
        <w:fldChar w:fldCharType="separate"/>
      </w:r>
      <w:r>
        <w:rPr>
          <w:rStyle w:val="Hyperlink"/>
          <w:rFonts w:ascii="Georgia" w:hAnsi="Georgia"/>
          <w:color w:val="0C7DBB"/>
          <w:sz w:val="27"/>
          <w:szCs w:val="27"/>
        </w:rPr>
        <w:t>Gitelson and Merzlyak, 1997</w:t>
      </w:r>
      <w:r>
        <w:fldChar w:fldCharType="end"/>
      </w:r>
      <w:bookmarkEnd w:id="39"/>
      <w:r>
        <w:rPr>
          <w:rFonts w:ascii="Georgia" w:hAnsi="Georgia"/>
          <w:color w:val="2E2E2E"/>
          <w:sz w:val="27"/>
          <w:szCs w:val="27"/>
        </w:rPr>
        <w:t>,</w:t>
      </w:r>
      <w:r>
        <w:rPr>
          <w:rStyle w:val="apple-converted-space"/>
          <w:rFonts w:ascii="Georgia" w:hAnsi="Georgia"/>
          <w:color w:val="2E2E2E"/>
          <w:sz w:val="27"/>
          <w:szCs w:val="27"/>
        </w:rPr>
        <w:t> </w:t>
      </w:r>
      <w:bookmarkStart w:id="40" w:name="bbb0285"/>
      <w:r>
        <w:fldChar w:fldCharType="begin"/>
      </w:r>
      <w:r>
        <w:instrText xml:space="preserve"> HYPERLINK "https://www.sciencedirect.com/science/article/pii/S0034425717305904" \l "bb0285" </w:instrText>
      </w:r>
      <w:r>
        <w:fldChar w:fldCharType="separate"/>
      </w:r>
      <w:r>
        <w:rPr>
          <w:rStyle w:val="Hyperlink"/>
          <w:rFonts w:ascii="Georgia" w:hAnsi="Georgia"/>
          <w:color w:val="0C7DBB"/>
          <w:sz w:val="27"/>
          <w:szCs w:val="27"/>
        </w:rPr>
        <w:t>Roberts et al., 1998</w:t>
      </w:r>
      <w:r>
        <w:fldChar w:fldCharType="end"/>
      </w:r>
      <w:bookmarkEnd w:id="40"/>
      <w:r>
        <w:rPr>
          <w:rFonts w:ascii="Georgia" w:hAnsi="Georgia"/>
          <w:color w:val="2E2E2E"/>
          <w:sz w:val="27"/>
          <w:szCs w:val="27"/>
        </w:rPr>
        <w:t>). Therefore, identifying key wavelengths and plant traits for biodiversity applications is a complex, multidisciplinary effort that requires a deep understanding of remote sensing, ecology, and plant physiology. The effort is constrained by issues such as</w:t>
      </w:r>
      <w:r>
        <w:rPr>
          <w:rStyle w:val="apple-converted-space"/>
          <w:rFonts w:ascii="Georgia" w:hAnsi="Georgia"/>
          <w:color w:val="2E2E2E"/>
          <w:sz w:val="27"/>
          <w:szCs w:val="27"/>
        </w:rPr>
        <w:t> </w:t>
      </w:r>
      <w:hyperlink r:id="rId6" w:tooltip="Learn more about Temporal Resolution from ScienceDirect's AI-generated Topic Pages" w:history="1">
        <w:r>
          <w:rPr>
            <w:rStyle w:val="Hyperlink"/>
            <w:rFonts w:ascii="Georgia" w:hAnsi="Georgia"/>
            <w:color w:val="0C7DBB"/>
            <w:sz w:val="27"/>
            <w:szCs w:val="27"/>
          </w:rPr>
          <w:t>temporal resolution</w:t>
        </w:r>
      </w:hyperlink>
      <w:r>
        <w:rPr>
          <w:rStyle w:val="apple-converted-space"/>
          <w:rFonts w:ascii="Georgia" w:hAnsi="Georgia"/>
          <w:color w:val="2E2E2E"/>
          <w:sz w:val="27"/>
          <w:szCs w:val="27"/>
        </w:rPr>
        <w:t> </w:t>
      </w:r>
      <w:r>
        <w:rPr>
          <w:rFonts w:ascii="Georgia" w:hAnsi="Georgia"/>
          <w:color w:val="2E2E2E"/>
          <w:sz w:val="27"/>
          <w:szCs w:val="27"/>
        </w:rPr>
        <w:t>of the data, lack of data on species traits over time and space, and the challenge of</w:t>
      </w:r>
      <w:r>
        <w:rPr>
          <w:rStyle w:val="apple-converted-space"/>
          <w:rFonts w:ascii="Georgia" w:hAnsi="Georgia"/>
          <w:color w:val="2E2E2E"/>
          <w:sz w:val="27"/>
          <w:szCs w:val="27"/>
        </w:rPr>
        <w:t> </w:t>
      </w:r>
      <w:hyperlink r:id="rId7" w:tooltip="Learn more about Multisensor Fusion from ScienceDirect's AI-generated Topic Pages" w:history="1">
        <w:r>
          <w:rPr>
            <w:rStyle w:val="Hyperlink"/>
            <w:rFonts w:ascii="Georgia" w:hAnsi="Georgia"/>
            <w:color w:val="0C7DBB"/>
            <w:sz w:val="27"/>
            <w:szCs w:val="27"/>
          </w:rPr>
          <w:t>data fusion</w:t>
        </w:r>
      </w:hyperlink>
      <w:r>
        <w:rPr>
          <w:rStyle w:val="apple-converted-space"/>
          <w:rFonts w:ascii="Georgia" w:hAnsi="Georgia"/>
          <w:color w:val="2E2E2E"/>
          <w:sz w:val="27"/>
          <w:szCs w:val="27"/>
        </w:rPr>
        <w:t> </w:t>
      </w:r>
      <w:r>
        <w:rPr>
          <w:rFonts w:ascii="Georgia" w:hAnsi="Georgia"/>
          <w:color w:val="2E2E2E"/>
          <w:sz w:val="27"/>
          <w:szCs w:val="27"/>
        </w:rPr>
        <w:t>at different scales (</w:t>
      </w:r>
      <w:bookmarkStart w:id="41" w:name="bbb0180"/>
      <w:r>
        <w:fldChar w:fldCharType="begin"/>
      </w:r>
      <w:r>
        <w:instrText xml:space="preserve"> HYPERLINK "https://www.sciencedirect.com/science/article/pii/S0034425717305904" \l "bb0180" </w:instrText>
      </w:r>
      <w:r>
        <w:fldChar w:fldCharType="separate"/>
      </w:r>
      <w:r>
        <w:rPr>
          <w:rStyle w:val="Hyperlink"/>
          <w:rFonts w:ascii="Georgia" w:hAnsi="Georgia"/>
          <w:color w:val="0C7DBB"/>
          <w:sz w:val="27"/>
          <w:szCs w:val="27"/>
        </w:rPr>
        <w:t>Jetz et al., 2016</w:t>
      </w:r>
      <w:r>
        <w:fldChar w:fldCharType="end"/>
      </w:r>
      <w:bookmarkEnd w:id="41"/>
      <w:r>
        <w:rPr>
          <w:rFonts w:ascii="Georgia" w:hAnsi="Georgia"/>
          <w:color w:val="2E2E2E"/>
          <w:sz w:val="27"/>
          <w:szCs w:val="27"/>
        </w:rPr>
        <w:t>,</w:t>
      </w:r>
      <w:r>
        <w:rPr>
          <w:rStyle w:val="apple-converted-space"/>
          <w:rFonts w:ascii="Georgia" w:hAnsi="Georgia"/>
          <w:color w:val="2E2E2E"/>
          <w:sz w:val="27"/>
          <w:szCs w:val="27"/>
        </w:rPr>
        <w:t> </w:t>
      </w:r>
      <w:bookmarkStart w:id="42" w:name="bbb0365"/>
      <w:r>
        <w:fldChar w:fldCharType="begin"/>
      </w:r>
      <w:r>
        <w:instrText xml:space="preserve"> HYPERLINK "https://www.sciencedirect.com/science/article/pii/S0034425717305904" \l "bb0365" </w:instrText>
      </w:r>
      <w:r>
        <w:fldChar w:fldCharType="separate"/>
      </w:r>
      <w:r>
        <w:rPr>
          <w:rStyle w:val="Hyperlink"/>
          <w:rFonts w:ascii="Georgia" w:hAnsi="Georgia"/>
          <w:color w:val="0C7DBB"/>
          <w:sz w:val="27"/>
          <w:szCs w:val="27"/>
        </w:rPr>
        <w:t>Ustin and Gamon, 2010</w:t>
      </w:r>
      <w:r>
        <w:fldChar w:fldCharType="end"/>
      </w:r>
      <w:bookmarkEnd w:id="42"/>
      <w:r>
        <w:rPr>
          <w:rFonts w:ascii="Georgia" w:hAnsi="Georgia"/>
          <w:color w:val="2E2E2E"/>
          <w:sz w:val="27"/>
          <w:szCs w:val="27"/>
        </w:rPr>
        <w:t>). Considering opportunities afforded by forthcoming spaceborne hyperspectral sensors, such interdisciplinary efforts are needed to significantly improve our ability to use these sensors to obtain biodiversity information.</w:t>
      </w:r>
    </w:p>
    <w:p w14:paraId="7A314318" w14:textId="6389D818" w:rsidR="00C11390" w:rsidRPr="00C11390" w:rsidRDefault="00C11390">
      <w:pPr>
        <w:pStyle w:val="CommentText"/>
        <w:rPr>
          <w:lang w:val="en-DE"/>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ADB47A" w15:done="0"/>
  <w15:commentEx w15:paraId="3BDC5887" w15:done="0"/>
  <w15:commentEx w15:paraId="1144B8F7" w15:done="0"/>
  <w15:commentEx w15:paraId="6933B0D2" w15:done="0"/>
  <w15:commentEx w15:paraId="2553AA6E" w15:done="0"/>
  <w15:commentEx w15:paraId="7A915B08" w15:done="0"/>
  <w15:commentEx w15:paraId="79E9674C" w15:done="0"/>
  <w15:commentEx w15:paraId="2D49F606" w15:done="0"/>
  <w15:commentEx w15:paraId="6FD2F6F9" w15:done="0"/>
  <w15:commentEx w15:paraId="6A7FC237" w15:paraIdParent="6FD2F6F9" w15:done="0"/>
  <w15:commentEx w15:paraId="3A4F79AD" w15:done="0"/>
  <w15:commentEx w15:paraId="2ED4BF3D" w15:done="0"/>
  <w15:commentEx w15:paraId="0B376A4D" w15:done="0"/>
  <w15:commentEx w15:paraId="37150C81" w15:done="0"/>
  <w15:commentEx w15:paraId="05FCC8BB" w15:done="0"/>
  <w15:commentEx w15:paraId="06502F76" w15:done="0"/>
  <w15:commentEx w15:paraId="112FFD1D" w15:done="0"/>
  <w15:commentEx w15:paraId="10CDE9FB" w15:done="0"/>
  <w15:commentEx w15:paraId="2532C4D8" w15:done="0"/>
  <w15:commentEx w15:paraId="5645FE68" w15:done="0"/>
  <w15:commentEx w15:paraId="059011D9" w15:done="0"/>
  <w15:commentEx w15:paraId="72EF49CD" w15:done="0"/>
  <w15:commentEx w15:paraId="4694B560" w15:done="0"/>
  <w15:commentEx w15:paraId="5BF0DC7A" w15:done="0"/>
  <w15:commentEx w15:paraId="7A3143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ADB47A" w16cid:durableId="21E68290"/>
  <w16cid:commentId w16cid:paraId="3BDC5887" w16cid:durableId="21E7B21D"/>
  <w16cid:commentId w16cid:paraId="1144B8F7" w16cid:durableId="21ECE2C8"/>
  <w16cid:commentId w16cid:paraId="6933B0D2" w16cid:durableId="21EBD82C"/>
  <w16cid:commentId w16cid:paraId="2553AA6E" w16cid:durableId="21ECF339"/>
  <w16cid:commentId w16cid:paraId="7A915B08" w16cid:durableId="21EEA2B3"/>
  <w16cid:commentId w16cid:paraId="79E9674C" w16cid:durableId="21E6829A"/>
  <w16cid:commentId w16cid:paraId="2D49F606" w16cid:durableId="21E683D6"/>
  <w16cid:commentId w16cid:paraId="6FD2F6F9" w16cid:durableId="21E68417"/>
  <w16cid:commentId w16cid:paraId="6A7FC237" w16cid:durableId="21E6841B"/>
  <w16cid:commentId w16cid:paraId="3A4F79AD" w16cid:durableId="21E68491"/>
  <w16cid:commentId w16cid:paraId="2ED4BF3D" w16cid:durableId="22078222"/>
  <w16cid:commentId w16cid:paraId="0B376A4D" w16cid:durableId="21EF8E80"/>
  <w16cid:commentId w16cid:paraId="37150C81" w16cid:durableId="2208E3E9"/>
  <w16cid:commentId w16cid:paraId="05FCC8BB" w16cid:durableId="2209046E"/>
  <w16cid:commentId w16cid:paraId="06502F76" w16cid:durableId="22091322"/>
  <w16cid:commentId w16cid:paraId="112FFD1D" w16cid:durableId="2210EDAB"/>
  <w16cid:commentId w16cid:paraId="10CDE9FB" w16cid:durableId="220E1EB7"/>
  <w16cid:commentId w16cid:paraId="2532C4D8" w16cid:durableId="2207A02D"/>
  <w16cid:commentId w16cid:paraId="5645FE68" w16cid:durableId="2207A006"/>
  <w16cid:commentId w16cid:paraId="059011D9" w16cid:durableId="21EBC649"/>
  <w16cid:commentId w16cid:paraId="72EF49CD" w16cid:durableId="21EBC6F1"/>
  <w16cid:commentId w16cid:paraId="4694B560" w16cid:durableId="21EA5D62"/>
  <w16cid:commentId w16cid:paraId="5BF0DC7A" w16cid:durableId="21EA5CEE"/>
  <w16cid:commentId w16cid:paraId="7A314318" w16cid:durableId="21EBC7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nherit">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dvOT596495f2">
    <w:altName w:val="Cambria"/>
    <w:panose1 w:val="020B0604020202020204"/>
    <w:charset w:val="00"/>
    <w:family w:val="roman"/>
    <w:notTrueType/>
    <w:pitch w:val="default"/>
  </w:font>
  <w:font w:name="AdvOT596495f2+fb">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dvP497E2">
    <w:altName w:val="Cambria"/>
    <w:panose1 w:val="020B0604020202020204"/>
    <w:charset w:val="00"/>
    <w:family w:val="roman"/>
    <w:notTrueType/>
    <w:pitch w:val="default"/>
  </w:font>
  <w:font w:name="AdvP497E3">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A00"/>
    <w:multiLevelType w:val="hybridMultilevel"/>
    <w:tmpl w:val="4FD8A1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A86928"/>
    <w:multiLevelType w:val="hybridMultilevel"/>
    <w:tmpl w:val="E892C36E"/>
    <w:lvl w:ilvl="0" w:tplc="9252C22E">
      <w:start w:val="1"/>
      <w:numFmt w:val="decimal"/>
      <w:lvlText w:val="%1)"/>
      <w:lvlJc w:val="left"/>
      <w:pPr>
        <w:ind w:left="720" w:hanging="360"/>
      </w:pPr>
      <w:rPr>
        <w:rFonts w:ascii="ArialMT" w:hAnsi="ArialMT"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4702BB"/>
    <w:multiLevelType w:val="hybridMultilevel"/>
    <w:tmpl w:val="36D28F80"/>
    <w:lvl w:ilvl="0" w:tplc="07F20D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225169C"/>
    <w:multiLevelType w:val="hybridMultilevel"/>
    <w:tmpl w:val="41CED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E63CFC"/>
    <w:multiLevelType w:val="hybridMultilevel"/>
    <w:tmpl w:val="66E276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548E5"/>
    <w:multiLevelType w:val="hybridMultilevel"/>
    <w:tmpl w:val="5CA21162"/>
    <w:lvl w:ilvl="0" w:tplc="A45AABCE">
      <w:start w:val="1"/>
      <w:numFmt w:val="decimal"/>
      <w:lvlText w:val="%1)"/>
      <w:lvlJc w:val="left"/>
      <w:pPr>
        <w:ind w:left="720" w:hanging="360"/>
      </w:pPr>
      <w:rPr>
        <w:rFonts w:ascii="inherit" w:hAnsi="inherit" w:cs="Arial" w:hint="default"/>
        <w:color w:val="000000"/>
        <w:sz w:val="22"/>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5E5661"/>
    <w:multiLevelType w:val="hybridMultilevel"/>
    <w:tmpl w:val="0E6A7D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9091173"/>
    <w:multiLevelType w:val="hybridMultilevel"/>
    <w:tmpl w:val="A30215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7"/>
  </w:num>
  <w:num w:numId="6">
    <w:abstractNumId w:val="6"/>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846"/>
    <w:rsid w:val="00011295"/>
    <w:rsid w:val="00037780"/>
    <w:rsid w:val="00054C8D"/>
    <w:rsid w:val="00084215"/>
    <w:rsid w:val="00087B95"/>
    <w:rsid w:val="000B3CF9"/>
    <w:rsid w:val="000B7BD1"/>
    <w:rsid w:val="000C04BE"/>
    <w:rsid w:val="000D25DC"/>
    <w:rsid w:val="000D7599"/>
    <w:rsid w:val="000E2ADD"/>
    <w:rsid w:val="001001CD"/>
    <w:rsid w:val="00102304"/>
    <w:rsid w:val="00146BF7"/>
    <w:rsid w:val="00151496"/>
    <w:rsid w:val="00175980"/>
    <w:rsid w:val="00175D94"/>
    <w:rsid w:val="0018229A"/>
    <w:rsid w:val="001C64FF"/>
    <w:rsid w:val="001F3B02"/>
    <w:rsid w:val="001F3B95"/>
    <w:rsid w:val="001F780E"/>
    <w:rsid w:val="0020293C"/>
    <w:rsid w:val="0020397E"/>
    <w:rsid w:val="00211CF5"/>
    <w:rsid w:val="00275A46"/>
    <w:rsid w:val="002E7F49"/>
    <w:rsid w:val="003128E4"/>
    <w:rsid w:val="00346FAF"/>
    <w:rsid w:val="00361AF2"/>
    <w:rsid w:val="0036260F"/>
    <w:rsid w:val="003776AB"/>
    <w:rsid w:val="003A6E4A"/>
    <w:rsid w:val="003D31A5"/>
    <w:rsid w:val="003D7200"/>
    <w:rsid w:val="003E0A34"/>
    <w:rsid w:val="003E3F09"/>
    <w:rsid w:val="00404DD1"/>
    <w:rsid w:val="00432266"/>
    <w:rsid w:val="00447A64"/>
    <w:rsid w:val="004678C4"/>
    <w:rsid w:val="00474B2C"/>
    <w:rsid w:val="004E4836"/>
    <w:rsid w:val="004F59BA"/>
    <w:rsid w:val="0052213B"/>
    <w:rsid w:val="005607C1"/>
    <w:rsid w:val="00567C62"/>
    <w:rsid w:val="00577FCD"/>
    <w:rsid w:val="00593F5D"/>
    <w:rsid w:val="005977A9"/>
    <w:rsid w:val="005A5D8E"/>
    <w:rsid w:val="00630E17"/>
    <w:rsid w:val="0065221E"/>
    <w:rsid w:val="00670A7A"/>
    <w:rsid w:val="00683358"/>
    <w:rsid w:val="00687AD4"/>
    <w:rsid w:val="006B3FEF"/>
    <w:rsid w:val="006C7F86"/>
    <w:rsid w:val="0071218E"/>
    <w:rsid w:val="007351C7"/>
    <w:rsid w:val="007417B7"/>
    <w:rsid w:val="00760129"/>
    <w:rsid w:val="0076498A"/>
    <w:rsid w:val="007A4903"/>
    <w:rsid w:val="007C7961"/>
    <w:rsid w:val="007C7D3B"/>
    <w:rsid w:val="007E657D"/>
    <w:rsid w:val="007F4D13"/>
    <w:rsid w:val="007F6DF4"/>
    <w:rsid w:val="008075DC"/>
    <w:rsid w:val="008163B9"/>
    <w:rsid w:val="00823785"/>
    <w:rsid w:val="00845E84"/>
    <w:rsid w:val="0085218E"/>
    <w:rsid w:val="0088580E"/>
    <w:rsid w:val="00894097"/>
    <w:rsid w:val="008C41AF"/>
    <w:rsid w:val="00904A8B"/>
    <w:rsid w:val="00905AB3"/>
    <w:rsid w:val="00912698"/>
    <w:rsid w:val="00920169"/>
    <w:rsid w:val="00930EA2"/>
    <w:rsid w:val="00934239"/>
    <w:rsid w:val="009458BA"/>
    <w:rsid w:val="00992FD5"/>
    <w:rsid w:val="009A3284"/>
    <w:rsid w:val="009F6729"/>
    <w:rsid w:val="00A4767F"/>
    <w:rsid w:val="00A8745B"/>
    <w:rsid w:val="00AA2A39"/>
    <w:rsid w:val="00AA62CB"/>
    <w:rsid w:val="00AB2623"/>
    <w:rsid w:val="00AC6FA6"/>
    <w:rsid w:val="00AD5A84"/>
    <w:rsid w:val="00B50455"/>
    <w:rsid w:val="00B53DD4"/>
    <w:rsid w:val="00B94A8C"/>
    <w:rsid w:val="00BB1F0A"/>
    <w:rsid w:val="00BF4EDE"/>
    <w:rsid w:val="00C01DF7"/>
    <w:rsid w:val="00C0318E"/>
    <w:rsid w:val="00C11390"/>
    <w:rsid w:val="00C40E5D"/>
    <w:rsid w:val="00C66C08"/>
    <w:rsid w:val="00C74A54"/>
    <w:rsid w:val="00C849AD"/>
    <w:rsid w:val="00C86FE9"/>
    <w:rsid w:val="00C96600"/>
    <w:rsid w:val="00CC1654"/>
    <w:rsid w:val="00CE5B13"/>
    <w:rsid w:val="00CF3CF2"/>
    <w:rsid w:val="00D02846"/>
    <w:rsid w:val="00D1769B"/>
    <w:rsid w:val="00D257F5"/>
    <w:rsid w:val="00D51DF3"/>
    <w:rsid w:val="00D51F80"/>
    <w:rsid w:val="00D6254E"/>
    <w:rsid w:val="00D7469B"/>
    <w:rsid w:val="00D909A3"/>
    <w:rsid w:val="00D96F55"/>
    <w:rsid w:val="00DB2771"/>
    <w:rsid w:val="00E007DB"/>
    <w:rsid w:val="00E32531"/>
    <w:rsid w:val="00E4160A"/>
    <w:rsid w:val="00EB032A"/>
    <w:rsid w:val="00EE63A8"/>
    <w:rsid w:val="00EF1FA7"/>
    <w:rsid w:val="00F1048F"/>
    <w:rsid w:val="00F228F3"/>
    <w:rsid w:val="00F42F0F"/>
    <w:rsid w:val="00F54B16"/>
    <w:rsid w:val="00F66EB5"/>
    <w:rsid w:val="00F7161F"/>
    <w:rsid w:val="00F7207C"/>
    <w:rsid w:val="00F93D7B"/>
    <w:rsid w:val="00F9481F"/>
    <w:rsid w:val="00FC4876"/>
    <w:rsid w:val="00FE47A2"/>
    <w:rsid w:val="00FF0494"/>
    <w:rsid w:val="00FF19D7"/>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EB86"/>
  <w15:chartTrackingRefBased/>
  <w15:docId w15:val="{F7180E6C-B7E0-694B-B321-2A6CD39F1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93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2846"/>
    <w:pPr>
      <w:spacing w:before="100" w:beforeAutospacing="1" w:after="100" w:afterAutospacing="1"/>
    </w:pPr>
  </w:style>
  <w:style w:type="character" w:styleId="Hyperlink">
    <w:name w:val="Hyperlink"/>
    <w:basedOn w:val="DefaultParagraphFont"/>
    <w:uiPriority w:val="99"/>
    <w:unhideWhenUsed/>
    <w:rsid w:val="00D02846"/>
    <w:rPr>
      <w:color w:val="0000FF"/>
      <w:u w:val="single"/>
    </w:rPr>
  </w:style>
  <w:style w:type="paragraph" w:styleId="ListParagraph">
    <w:name w:val="List Paragraph"/>
    <w:basedOn w:val="Normal"/>
    <w:uiPriority w:val="34"/>
    <w:qFormat/>
    <w:rsid w:val="00593F5D"/>
    <w:pPr>
      <w:ind w:left="720"/>
      <w:contextualSpacing/>
    </w:pPr>
    <w:rPr>
      <w:lang w:val="de-DE"/>
    </w:rPr>
  </w:style>
  <w:style w:type="paragraph" w:styleId="CommentText">
    <w:name w:val="annotation text"/>
    <w:basedOn w:val="Normal"/>
    <w:link w:val="CommentTextChar"/>
    <w:uiPriority w:val="99"/>
    <w:semiHidden/>
    <w:unhideWhenUsed/>
    <w:rsid w:val="0071218E"/>
    <w:rPr>
      <w:sz w:val="20"/>
      <w:szCs w:val="20"/>
      <w:lang w:val="de-DE"/>
    </w:rPr>
  </w:style>
  <w:style w:type="character" w:customStyle="1" w:styleId="CommentTextChar">
    <w:name w:val="Comment Text Char"/>
    <w:basedOn w:val="DefaultParagraphFont"/>
    <w:link w:val="CommentText"/>
    <w:uiPriority w:val="99"/>
    <w:semiHidden/>
    <w:rsid w:val="0071218E"/>
    <w:rPr>
      <w:rFonts w:ascii="Times New Roman" w:eastAsia="Times New Roman" w:hAnsi="Times New Roman" w:cs="Times New Roman"/>
      <w:sz w:val="20"/>
      <w:szCs w:val="20"/>
      <w:lang w:val="de-DE" w:eastAsia="en-GB"/>
    </w:rPr>
  </w:style>
  <w:style w:type="paragraph" w:styleId="BalloonText">
    <w:name w:val="Balloon Text"/>
    <w:basedOn w:val="Normal"/>
    <w:link w:val="BalloonTextChar"/>
    <w:uiPriority w:val="99"/>
    <w:semiHidden/>
    <w:unhideWhenUsed/>
    <w:rsid w:val="001F3B02"/>
    <w:rPr>
      <w:sz w:val="18"/>
      <w:szCs w:val="18"/>
    </w:rPr>
  </w:style>
  <w:style w:type="character" w:customStyle="1" w:styleId="BalloonTextChar">
    <w:name w:val="Balloon Text Char"/>
    <w:basedOn w:val="DefaultParagraphFont"/>
    <w:link w:val="BalloonText"/>
    <w:uiPriority w:val="99"/>
    <w:semiHidden/>
    <w:rsid w:val="001F3B0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61AF2"/>
    <w:rPr>
      <w:sz w:val="16"/>
      <w:szCs w:val="16"/>
    </w:rPr>
  </w:style>
  <w:style w:type="character" w:customStyle="1" w:styleId="apple-converted-space">
    <w:name w:val="apple-converted-space"/>
    <w:basedOn w:val="DefaultParagraphFont"/>
    <w:rsid w:val="00920169"/>
  </w:style>
  <w:style w:type="character" w:styleId="UnresolvedMention">
    <w:name w:val="Unresolved Mention"/>
    <w:basedOn w:val="DefaultParagraphFont"/>
    <w:uiPriority w:val="99"/>
    <w:semiHidden/>
    <w:unhideWhenUsed/>
    <w:rsid w:val="005A5D8E"/>
    <w:rPr>
      <w:color w:val="605E5C"/>
      <w:shd w:val="clear" w:color="auto" w:fill="E1DFDD"/>
    </w:rPr>
  </w:style>
  <w:style w:type="character" w:styleId="FollowedHyperlink">
    <w:name w:val="FollowedHyperlink"/>
    <w:basedOn w:val="DefaultParagraphFont"/>
    <w:uiPriority w:val="99"/>
    <w:semiHidden/>
    <w:unhideWhenUsed/>
    <w:rsid w:val="005A5D8E"/>
    <w:rPr>
      <w:color w:val="954F72" w:themeColor="followedHyperlink"/>
      <w:u w:val="single"/>
    </w:rPr>
  </w:style>
  <w:style w:type="paragraph" w:customStyle="1" w:styleId="msonormal0">
    <w:name w:val="msonormal"/>
    <w:basedOn w:val="Normal"/>
    <w:rsid w:val="00567C62"/>
    <w:pPr>
      <w:spacing w:before="100" w:beforeAutospacing="1" w:after="100" w:afterAutospacing="1"/>
    </w:pPr>
  </w:style>
  <w:style w:type="paragraph" w:customStyle="1" w:styleId="font5">
    <w:name w:val="font5"/>
    <w:basedOn w:val="Normal"/>
    <w:rsid w:val="00567C62"/>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567C62"/>
    <w:pPr>
      <w:spacing w:before="100" w:beforeAutospacing="1" w:after="100" w:afterAutospacing="1"/>
    </w:pPr>
    <w:rPr>
      <w:rFonts w:ascii="Tahoma" w:hAnsi="Tahoma" w:cs="Tahoma"/>
      <w:color w:val="000000"/>
      <w:sz w:val="18"/>
      <w:szCs w:val="18"/>
    </w:rPr>
  </w:style>
  <w:style w:type="paragraph" w:customStyle="1" w:styleId="font7">
    <w:name w:val="font7"/>
    <w:basedOn w:val="Normal"/>
    <w:rsid w:val="00567C62"/>
    <w:pPr>
      <w:spacing w:before="100" w:beforeAutospacing="1" w:after="100" w:afterAutospacing="1"/>
    </w:pPr>
    <w:rPr>
      <w:rFonts w:ascii="Tahoma" w:hAnsi="Tahoma" w:cs="Tahoma"/>
      <w:b/>
      <w:bCs/>
      <w:i/>
      <w:iCs/>
      <w:color w:val="000000"/>
      <w:sz w:val="18"/>
      <w:szCs w:val="18"/>
    </w:rPr>
  </w:style>
  <w:style w:type="paragraph" w:customStyle="1" w:styleId="font8">
    <w:name w:val="font8"/>
    <w:basedOn w:val="Normal"/>
    <w:rsid w:val="00567C62"/>
    <w:pPr>
      <w:spacing w:before="100" w:beforeAutospacing="1" w:after="100" w:afterAutospacing="1"/>
    </w:pPr>
    <w:rPr>
      <w:rFonts w:ascii="Tahoma" w:hAnsi="Tahoma" w:cs="Tahoma"/>
      <w:i/>
      <w:iCs/>
      <w:color w:val="000000"/>
      <w:sz w:val="18"/>
      <w:szCs w:val="18"/>
    </w:rPr>
  </w:style>
  <w:style w:type="paragraph" w:customStyle="1" w:styleId="font9">
    <w:name w:val="font9"/>
    <w:basedOn w:val="Normal"/>
    <w:rsid w:val="00567C62"/>
    <w:pPr>
      <w:spacing w:before="100" w:beforeAutospacing="1" w:after="100" w:afterAutospacing="1"/>
    </w:pPr>
    <w:rPr>
      <w:rFonts w:ascii="Arial" w:hAnsi="Arial" w:cs="Arial"/>
      <w:i/>
      <w:iCs/>
      <w:color w:val="595959"/>
      <w:sz w:val="16"/>
      <w:szCs w:val="16"/>
    </w:rPr>
  </w:style>
  <w:style w:type="paragraph" w:customStyle="1" w:styleId="font10">
    <w:name w:val="font10"/>
    <w:basedOn w:val="Normal"/>
    <w:rsid w:val="00567C62"/>
    <w:pPr>
      <w:spacing w:before="100" w:beforeAutospacing="1" w:after="100" w:afterAutospacing="1"/>
    </w:pPr>
    <w:rPr>
      <w:rFonts w:ascii="Arial" w:hAnsi="Arial" w:cs="Arial"/>
      <w:i/>
      <w:iCs/>
      <w:color w:val="595959"/>
      <w:sz w:val="16"/>
      <w:szCs w:val="16"/>
      <w:u w:val="single"/>
    </w:rPr>
  </w:style>
  <w:style w:type="paragraph" w:customStyle="1" w:styleId="font11">
    <w:name w:val="font11"/>
    <w:basedOn w:val="Normal"/>
    <w:rsid w:val="00567C62"/>
    <w:pPr>
      <w:spacing w:before="100" w:beforeAutospacing="1" w:after="100" w:afterAutospacing="1"/>
    </w:pPr>
    <w:rPr>
      <w:rFonts w:ascii="Tahoma" w:hAnsi="Tahoma" w:cs="Tahoma"/>
      <w:b/>
      <w:bCs/>
      <w:color w:val="000000"/>
      <w:sz w:val="18"/>
      <w:szCs w:val="18"/>
    </w:rPr>
  </w:style>
  <w:style w:type="paragraph" w:customStyle="1" w:styleId="font12">
    <w:name w:val="font12"/>
    <w:basedOn w:val="Normal"/>
    <w:rsid w:val="00567C62"/>
    <w:pPr>
      <w:spacing w:before="100" w:beforeAutospacing="1" w:after="100" w:afterAutospacing="1"/>
    </w:pPr>
    <w:rPr>
      <w:rFonts w:ascii="Tahoma" w:hAnsi="Tahoma" w:cs="Tahoma"/>
      <w:color w:val="000000"/>
      <w:sz w:val="18"/>
      <w:szCs w:val="18"/>
    </w:rPr>
  </w:style>
  <w:style w:type="paragraph" w:customStyle="1" w:styleId="xl65">
    <w:name w:val="xl65"/>
    <w:basedOn w:val="Normal"/>
    <w:rsid w:val="00567C62"/>
    <w:pPr>
      <w:shd w:val="clear" w:color="000000" w:fill="FFFFFF"/>
      <w:spacing w:before="100" w:beforeAutospacing="1" w:after="100" w:afterAutospacing="1"/>
    </w:pPr>
  </w:style>
  <w:style w:type="paragraph" w:customStyle="1" w:styleId="xl66">
    <w:name w:val="xl66"/>
    <w:basedOn w:val="Normal"/>
    <w:rsid w:val="00567C62"/>
    <w:pPr>
      <w:spacing w:before="100" w:beforeAutospacing="1" w:after="100" w:afterAutospacing="1"/>
    </w:pPr>
    <w:rPr>
      <w:rFonts w:ascii="Arial" w:hAnsi="Arial" w:cs="Arial"/>
      <w:sz w:val="18"/>
      <w:szCs w:val="18"/>
    </w:rPr>
  </w:style>
  <w:style w:type="paragraph" w:customStyle="1" w:styleId="xl67">
    <w:name w:val="xl67"/>
    <w:basedOn w:val="Normal"/>
    <w:rsid w:val="00567C62"/>
    <w:pPr>
      <w:spacing w:before="100" w:beforeAutospacing="1" w:after="100" w:afterAutospacing="1"/>
    </w:pPr>
    <w:rPr>
      <w:rFonts w:ascii="Arial" w:hAnsi="Arial" w:cs="Arial"/>
      <w:color w:val="0000FF"/>
      <w:u w:val="single"/>
    </w:rPr>
  </w:style>
  <w:style w:type="paragraph" w:customStyle="1" w:styleId="xl68">
    <w:name w:val="xl68"/>
    <w:basedOn w:val="Normal"/>
    <w:rsid w:val="00567C62"/>
    <w:pPr>
      <w:shd w:val="clear" w:color="000000" w:fill="FFFFFF"/>
      <w:spacing w:before="100" w:beforeAutospacing="1" w:after="100" w:afterAutospacing="1"/>
      <w:jc w:val="right"/>
    </w:pPr>
    <w:rPr>
      <w:rFonts w:ascii="Arial" w:hAnsi="Arial" w:cs="Arial"/>
      <w:color w:val="0000FF"/>
      <w:sz w:val="16"/>
      <w:szCs w:val="16"/>
      <w:u w:val="single"/>
    </w:rPr>
  </w:style>
  <w:style w:type="paragraph" w:customStyle="1" w:styleId="xl69">
    <w:name w:val="xl69"/>
    <w:basedOn w:val="Normal"/>
    <w:rsid w:val="00567C62"/>
    <w:pPr>
      <w:spacing w:before="100" w:beforeAutospacing="1" w:after="100" w:afterAutospacing="1"/>
      <w:textAlignment w:val="center"/>
    </w:pPr>
    <w:rPr>
      <w:rFonts w:ascii="Arial" w:hAnsi="Arial" w:cs="Arial"/>
      <w:color w:val="003366"/>
      <w:sz w:val="28"/>
      <w:szCs w:val="28"/>
    </w:rPr>
  </w:style>
  <w:style w:type="paragraph" w:customStyle="1" w:styleId="xl70">
    <w:name w:val="xl70"/>
    <w:basedOn w:val="Normal"/>
    <w:rsid w:val="00567C62"/>
    <w:pPr>
      <w:spacing w:before="100" w:beforeAutospacing="1" w:after="100" w:afterAutospacing="1"/>
    </w:pPr>
    <w:rPr>
      <w:rFonts w:ascii="Arial" w:hAnsi="Arial" w:cs="Arial"/>
    </w:rPr>
  </w:style>
  <w:style w:type="paragraph" w:customStyle="1" w:styleId="xl71">
    <w:name w:val="xl71"/>
    <w:basedOn w:val="Normal"/>
    <w:rsid w:val="00567C62"/>
    <w:pPr>
      <w:spacing w:before="100" w:beforeAutospacing="1" w:after="100" w:afterAutospacing="1"/>
    </w:pPr>
    <w:rPr>
      <w:rFonts w:ascii="Arial" w:hAnsi="Arial" w:cs="Arial"/>
    </w:rPr>
  </w:style>
  <w:style w:type="paragraph" w:customStyle="1" w:styleId="xl72">
    <w:name w:val="xl72"/>
    <w:basedOn w:val="Normal"/>
    <w:rsid w:val="00567C62"/>
    <w:pPr>
      <w:spacing w:before="100" w:beforeAutospacing="1" w:after="100" w:afterAutospacing="1"/>
      <w:textAlignment w:val="center"/>
    </w:pPr>
    <w:rPr>
      <w:rFonts w:ascii="Arial" w:hAnsi="Arial" w:cs="Arial"/>
      <w:sz w:val="22"/>
      <w:szCs w:val="22"/>
    </w:rPr>
  </w:style>
  <w:style w:type="paragraph" w:customStyle="1" w:styleId="xl73">
    <w:name w:val="xl73"/>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4">
    <w:name w:val="xl74"/>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5">
    <w:name w:val="xl75"/>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76">
    <w:name w:val="xl76"/>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7">
    <w:name w:val="xl77"/>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8">
    <w:name w:val="xl7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9">
    <w:name w:val="xl79"/>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0">
    <w:name w:val="xl8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1">
    <w:name w:val="xl81"/>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2">
    <w:name w:val="xl82"/>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3">
    <w:name w:val="xl8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84">
    <w:name w:val="xl84"/>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5">
    <w:name w:val="xl85"/>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6">
    <w:name w:val="xl86"/>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87">
    <w:name w:val="xl87"/>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88">
    <w:name w:val="xl88"/>
    <w:basedOn w:val="Normal"/>
    <w:rsid w:val="00567C62"/>
    <w:pPr>
      <w:pBdr>
        <w:bottom w:val="single" w:sz="4" w:space="0" w:color="EAEAEA"/>
      </w:pBdr>
      <w:shd w:val="clear" w:color="000000" w:fill="D9D9D9"/>
      <w:spacing w:before="100" w:beforeAutospacing="1" w:after="100" w:afterAutospacing="1"/>
      <w:jc w:val="right"/>
      <w:textAlignment w:val="center"/>
    </w:pPr>
    <w:rPr>
      <w:rFonts w:ascii="Arial" w:hAnsi="Arial" w:cs="Arial"/>
      <w:sz w:val="18"/>
      <w:szCs w:val="18"/>
    </w:rPr>
  </w:style>
  <w:style w:type="paragraph" w:customStyle="1" w:styleId="xl89">
    <w:name w:val="xl89"/>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0">
    <w:name w:val="xl90"/>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1">
    <w:name w:val="xl91"/>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92">
    <w:name w:val="xl92"/>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16"/>
      <w:szCs w:val="16"/>
    </w:rPr>
  </w:style>
  <w:style w:type="paragraph" w:customStyle="1" w:styleId="xl93">
    <w:name w:val="xl9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4">
    <w:name w:val="xl94"/>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28"/>
      <w:szCs w:val="28"/>
    </w:rPr>
  </w:style>
  <w:style w:type="paragraph" w:customStyle="1" w:styleId="xl95">
    <w:name w:val="xl95"/>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6">
    <w:name w:val="xl96"/>
    <w:basedOn w:val="Normal"/>
    <w:rsid w:val="00567C62"/>
    <w:pPr>
      <w:pBdr>
        <w:top w:val="single" w:sz="4" w:space="0" w:color="EFEFEF"/>
        <w:bottom w:val="single" w:sz="4" w:space="0" w:color="EFEFEF"/>
      </w:pBdr>
      <w:shd w:val="clear" w:color="D6F4D9" w:fill="D2ECD5"/>
      <w:spacing w:before="100" w:beforeAutospacing="1" w:after="100" w:afterAutospacing="1"/>
      <w:jc w:val="center"/>
      <w:textAlignment w:val="center"/>
    </w:pPr>
    <w:rPr>
      <w:rFonts w:ascii="Arial" w:hAnsi="Arial" w:cs="Arial"/>
      <w:color w:val="000000"/>
      <w:sz w:val="18"/>
      <w:szCs w:val="18"/>
    </w:rPr>
  </w:style>
  <w:style w:type="paragraph" w:customStyle="1" w:styleId="xl97">
    <w:name w:val="xl97"/>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98">
    <w:name w:val="xl9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9">
    <w:name w:val="xl99"/>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0">
    <w:name w:val="xl10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01">
    <w:name w:val="xl101"/>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2">
    <w:name w:val="xl102"/>
    <w:basedOn w:val="Normal"/>
    <w:rsid w:val="00567C62"/>
    <w:pPr>
      <w:spacing w:before="100" w:beforeAutospacing="1" w:after="100" w:afterAutospacing="1"/>
      <w:jc w:val="right"/>
      <w:textAlignment w:val="center"/>
    </w:pPr>
    <w:rPr>
      <w:rFonts w:ascii="Arial" w:hAnsi="Arial" w:cs="Arial"/>
    </w:rPr>
  </w:style>
  <w:style w:type="paragraph" w:customStyle="1" w:styleId="xl103">
    <w:name w:val="xl10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104">
    <w:name w:val="xl104"/>
    <w:basedOn w:val="Normal"/>
    <w:rsid w:val="00567C62"/>
    <w:pPr>
      <w:pBdr>
        <w:bottom w:val="single" w:sz="8" w:space="0" w:color="A6A6A6"/>
      </w:pBdr>
      <w:spacing w:before="100" w:beforeAutospacing="1" w:after="100" w:afterAutospacing="1"/>
      <w:textAlignment w:val="center"/>
    </w:pPr>
    <w:rPr>
      <w:rFonts w:ascii="Arial" w:hAnsi="Arial" w:cs="Arial"/>
      <w:b/>
      <w:bCs/>
      <w:sz w:val="18"/>
      <w:szCs w:val="18"/>
    </w:rPr>
  </w:style>
  <w:style w:type="paragraph" w:customStyle="1" w:styleId="xl105">
    <w:name w:val="xl105"/>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6">
    <w:name w:val="xl106"/>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6"/>
      <w:szCs w:val="16"/>
    </w:rPr>
  </w:style>
  <w:style w:type="paragraph" w:customStyle="1" w:styleId="xl107">
    <w:name w:val="xl107"/>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8">
    <w:name w:val="xl108"/>
    <w:basedOn w:val="Normal"/>
    <w:rsid w:val="00567C62"/>
    <w:pPr>
      <w:pBdr>
        <w:left w:val="single" w:sz="8"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09">
    <w:name w:val="xl109"/>
    <w:basedOn w:val="Normal"/>
    <w:rsid w:val="00567C62"/>
    <w:pPr>
      <w:pBdr>
        <w:left w:val="single" w:sz="4"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10">
    <w:name w:val="xl110"/>
    <w:basedOn w:val="Normal"/>
    <w:rsid w:val="00567C62"/>
    <w:pPr>
      <w:pBdr>
        <w:left w:val="single" w:sz="4" w:space="0" w:color="BFBFBF"/>
        <w:bottom w:val="single" w:sz="8" w:space="0" w:color="A6A6A6"/>
        <w:right w:val="single" w:sz="8" w:space="0" w:color="BFBFBF"/>
      </w:pBdr>
      <w:spacing w:before="100" w:beforeAutospacing="1" w:after="100" w:afterAutospacing="1"/>
      <w:jc w:val="center"/>
      <w:textAlignment w:val="center"/>
    </w:pPr>
    <w:rPr>
      <w:rFonts w:ascii="Arial" w:hAnsi="Arial" w:cs="Arial"/>
      <w:sz w:val="18"/>
      <w:szCs w:val="18"/>
    </w:rPr>
  </w:style>
  <w:style w:type="paragraph" w:customStyle="1" w:styleId="xl111">
    <w:name w:val="xl111"/>
    <w:basedOn w:val="Normal"/>
    <w:rsid w:val="00567C62"/>
    <w:pPr>
      <w:spacing w:before="100" w:beforeAutospacing="1" w:after="100" w:afterAutospacing="1"/>
      <w:textAlignment w:val="center"/>
    </w:pPr>
    <w:rPr>
      <w:rFonts w:ascii="Arial" w:hAnsi="Arial" w:cs="Arial"/>
      <w:color w:val="366092"/>
      <w:sz w:val="32"/>
      <w:szCs w:val="32"/>
    </w:rPr>
  </w:style>
  <w:style w:type="paragraph" w:customStyle="1" w:styleId="xl112">
    <w:name w:val="xl112"/>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13">
    <w:name w:val="xl113"/>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114">
    <w:name w:val="xl114"/>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15">
    <w:name w:val="xl115"/>
    <w:basedOn w:val="Normal"/>
    <w:rsid w:val="00567C62"/>
    <w:pPr>
      <w:spacing w:before="100" w:beforeAutospacing="1" w:after="100" w:afterAutospacing="1"/>
    </w:pPr>
    <w:rPr>
      <w:rFonts w:ascii="Arial" w:hAnsi="Arial" w:cs="Arial"/>
      <w:color w:val="C0C0C0"/>
      <w:sz w:val="14"/>
      <w:szCs w:val="14"/>
    </w:rPr>
  </w:style>
  <w:style w:type="paragraph" w:customStyle="1" w:styleId="xl116">
    <w:name w:val="xl116"/>
    <w:basedOn w:val="Normal"/>
    <w:rsid w:val="00567C62"/>
    <w:pPr>
      <w:spacing w:before="100" w:beforeAutospacing="1" w:after="100" w:afterAutospacing="1"/>
      <w:textAlignment w:val="center"/>
    </w:pPr>
    <w:rPr>
      <w:rFonts w:ascii="Arial" w:hAnsi="Arial" w:cs="Arial"/>
      <w:i/>
      <w:iCs/>
      <w:color w:val="595959"/>
      <w:sz w:val="16"/>
      <w:szCs w:val="16"/>
    </w:rPr>
  </w:style>
  <w:style w:type="paragraph" w:customStyle="1" w:styleId="xl117">
    <w:name w:val="xl117"/>
    <w:basedOn w:val="Normal"/>
    <w:rsid w:val="00567C62"/>
    <w:pPr>
      <w:pBdr>
        <w:top w:val="single" w:sz="4" w:space="0" w:color="BFBFBF"/>
        <w:bottom w:val="single" w:sz="4" w:space="0" w:color="BFBFBF"/>
      </w:pBdr>
      <w:spacing w:before="100" w:beforeAutospacing="1" w:after="100" w:afterAutospacing="1"/>
      <w:jc w:val="center"/>
      <w:textAlignment w:val="center"/>
    </w:pPr>
    <w:rPr>
      <w:rFonts w:ascii="Arial" w:hAnsi="Arial" w:cs="Arial"/>
    </w:rPr>
  </w:style>
  <w:style w:type="paragraph" w:customStyle="1" w:styleId="xl118">
    <w:name w:val="xl118"/>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19">
    <w:name w:val="xl119"/>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20">
    <w:name w:val="xl120"/>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22"/>
      <w:szCs w:val="22"/>
    </w:rPr>
  </w:style>
  <w:style w:type="paragraph" w:customStyle="1" w:styleId="xl121">
    <w:name w:val="xl121"/>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22">
    <w:name w:val="xl122"/>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3">
    <w:name w:val="xl12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4">
    <w:name w:val="xl124"/>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rPr>
  </w:style>
  <w:style w:type="paragraph" w:styleId="Bibliography">
    <w:name w:val="Bibliography"/>
    <w:basedOn w:val="Normal"/>
    <w:next w:val="Normal"/>
    <w:uiPriority w:val="37"/>
    <w:unhideWhenUsed/>
    <w:rsid w:val="00C01DF7"/>
    <w:pPr>
      <w:spacing w:line="480" w:lineRule="auto"/>
      <w:ind w:left="720" w:hanging="720"/>
    </w:pPr>
  </w:style>
  <w:style w:type="character" w:styleId="PlaceholderText">
    <w:name w:val="Placeholder Text"/>
    <w:basedOn w:val="DefaultParagraphFont"/>
    <w:uiPriority w:val="99"/>
    <w:semiHidden/>
    <w:rsid w:val="0020293C"/>
    <w:rPr>
      <w:color w:val="808080"/>
    </w:rPr>
  </w:style>
  <w:style w:type="paragraph" w:styleId="CommentSubject">
    <w:name w:val="annotation subject"/>
    <w:basedOn w:val="CommentText"/>
    <w:next w:val="CommentText"/>
    <w:link w:val="CommentSubjectChar"/>
    <w:uiPriority w:val="99"/>
    <w:semiHidden/>
    <w:unhideWhenUsed/>
    <w:rsid w:val="00CE5B13"/>
    <w:rPr>
      <w:b/>
      <w:bCs/>
      <w:lang w:val="en-DE"/>
    </w:rPr>
  </w:style>
  <w:style w:type="character" w:customStyle="1" w:styleId="CommentSubjectChar">
    <w:name w:val="Comment Subject Char"/>
    <w:basedOn w:val="CommentTextChar"/>
    <w:link w:val="CommentSubject"/>
    <w:uiPriority w:val="99"/>
    <w:semiHidden/>
    <w:rsid w:val="00CE5B13"/>
    <w:rPr>
      <w:rFonts w:ascii="Times New Roman" w:eastAsia="Times New Roman" w:hAnsi="Times New Roman" w:cs="Times New Roman"/>
      <w:b/>
      <w:bCs/>
      <w:sz w:val="20"/>
      <w:szCs w:val="20"/>
      <w:lang w:val="de-DE" w:eastAsia="en-GB"/>
    </w:rPr>
  </w:style>
  <w:style w:type="paragraph" w:styleId="Revision">
    <w:name w:val="Revision"/>
    <w:hidden/>
    <w:uiPriority w:val="99"/>
    <w:semiHidden/>
    <w:rsid w:val="00904A8B"/>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808">
      <w:bodyDiv w:val="1"/>
      <w:marLeft w:val="0"/>
      <w:marRight w:val="0"/>
      <w:marTop w:val="0"/>
      <w:marBottom w:val="0"/>
      <w:divBdr>
        <w:top w:val="none" w:sz="0" w:space="0" w:color="auto"/>
        <w:left w:val="none" w:sz="0" w:space="0" w:color="auto"/>
        <w:bottom w:val="none" w:sz="0" w:space="0" w:color="auto"/>
        <w:right w:val="none" w:sz="0" w:space="0" w:color="auto"/>
      </w:divBdr>
    </w:div>
    <w:div w:id="23292303">
      <w:bodyDiv w:val="1"/>
      <w:marLeft w:val="0"/>
      <w:marRight w:val="0"/>
      <w:marTop w:val="0"/>
      <w:marBottom w:val="0"/>
      <w:divBdr>
        <w:top w:val="none" w:sz="0" w:space="0" w:color="auto"/>
        <w:left w:val="none" w:sz="0" w:space="0" w:color="auto"/>
        <w:bottom w:val="none" w:sz="0" w:space="0" w:color="auto"/>
        <w:right w:val="none" w:sz="0" w:space="0" w:color="auto"/>
      </w:divBdr>
    </w:div>
    <w:div w:id="156575673">
      <w:bodyDiv w:val="1"/>
      <w:marLeft w:val="0"/>
      <w:marRight w:val="0"/>
      <w:marTop w:val="0"/>
      <w:marBottom w:val="0"/>
      <w:divBdr>
        <w:top w:val="none" w:sz="0" w:space="0" w:color="auto"/>
        <w:left w:val="none" w:sz="0" w:space="0" w:color="auto"/>
        <w:bottom w:val="none" w:sz="0" w:space="0" w:color="auto"/>
        <w:right w:val="none" w:sz="0" w:space="0" w:color="auto"/>
      </w:divBdr>
      <w:divsChild>
        <w:div w:id="1215657872">
          <w:marLeft w:val="0"/>
          <w:marRight w:val="0"/>
          <w:marTop w:val="0"/>
          <w:marBottom w:val="0"/>
          <w:divBdr>
            <w:top w:val="none" w:sz="0" w:space="0" w:color="auto"/>
            <w:left w:val="none" w:sz="0" w:space="0" w:color="auto"/>
            <w:bottom w:val="none" w:sz="0" w:space="0" w:color="auto"/>
            <w:right w:val="none" w:sz="0" w:space="0" w:color="auto"/>
          </w:divBdr>
          <w:divsChild>
            <w:div w:id="1122772303">
              <w:marLeft w:val="0"/>
              <w:marRight w:val="0"/>
              <w:marTop w:val="0"/>
              <w:marBottom w:val="0"/>
              <w:divBdr>
                <w:top w:val="none" w:sz="0" w:space="0" w:color="auto"/>
                <w:left w:val="none" w:sz="0" w:space="0" w:color="auto"/>
                <w:bottom w:val="none" w:sz="0" w:space="0" w:color="auto"/>
                <w:right w:val="none" w:sz="0" w:space="0" w:color="auto"/>
              </w:divBdr>
              <w:divsChild>
                <w:div w:id="13887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37669">
      <w:bodyDiv w:val="1"/>
      <w:marLeft w:val="0"/>
      <w:marRight w:val="0"/>
      <w:marTop w:val="0"/>
      <w:marBottom w:val="0"/>
      <w:divBdr>
        <w:top w:val="none" w:sz="0" w:space="0" w:color="auto"/>
        <w:left w:val="none" w:sz="0" w:space="0" w:color="auto"/>
        <w:bottom w:val="none" w:sz="0" w:space="0" w:color="auto"/>
        <w:right w:val="none" w:sz="0" w:space="0" w:color="auto"/>
      </w:divBdr>
    </w:div>
    <w:div w:id="715858721">
      <w:bodyDiv w:val="1"/>
      <w:marLeft w:val="0"/>
      <w:marRight w:val="0"/>
      <w:marTop w:val="0"/>
      <w:marBottom w:val="0"/>
      <w:divBdr>
        <w:top w:val="none" w:sz="0" w:space="0" w:color="auto"/>
        <w:left w:val="none" w:sz="0" w:space="0" w:color="auto"/>
        <w:bottom w:val="none" w:sz="0" w:space="0" w:color="auto"/>
        <w:right w:val="none" w:sz="0" w:space="0" w:color="auto"/>
      </w:divBdr>
      <w:divsChild>
        <w:div w:id="99492187">
          <w:marLeft w:val="0"/>
          <w:marRight w:val="0"/>
          <w:marTop w:val="0"/>
          <w:marBottom w:val="0"/>
          <w:divBdr>
            <w:top w:val="none" w:sz="0" w:space="0" w:color="auto"/>
            <w:left w:val="none" w:sz="0" w:space="0" w:color="auto"/>
            <w:bottom w:val="none" w:sz="0" w:space="0" w:color="auto"/>
            <w:right w:val="none" w:sz="0" w:space="0" w:color="auto"/>
          </w:divBdr>
          <w:divsChild>
            <w:div w:id="1079131237">
              <w:marLeft w:val="0"/>
              <w:marRight w:val="0"/>
              <w:marTop w:val="0"/>
              <w:marBottom w:val="0"/>
              <w:divBdr>
                <w:top w:val="none" w:sz="0" w:space="0" w:color="auto"/>
                <w:left w:val="none" w:sz="0" w:space="0" w:color="auto"/>
                <w:bottom w:val="none" w:sz="0" w:space="0" w:color="auto"/>
                <w:right w:val="none" w:sz="0" w:space="0" w:color="auto"/>
              </w:divBdr>
              <w:divsChild>
                <w:div w:id="198058125">
                  <w:marLeft w:val="0"/>
                  <w:marRight w:val="0"/>
                  <w:marTop w:val="0"/>
                  <w:marBottom w:val="0"/>
                  <w:divBdr>
                    <w:top w:val="none" w:sz="0" w:space="0" w:color="auto"/>
                    <w:left w:val="none" w:sz="0" w:space="0" w:color="auto"/>
                    <w:bottom w:val="none" w:sz="0" w:space="0" w:color="auto"/>
                    <w:right w:val="none" w:sz="0" w:space="0" w:color="auto"/>
                  </w:divBdr>
                  <w:divsChild>
                    <w:div w:id="7525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4724">
      <w:bodyDiv w:val="1"/>
      <w:marLeft w:val="0"/>
      <w:marRight w:val="0"/>
      <w:marTop w:val="0"/>
      <w:marBottom w:val="0"/>
      <w:divBdr>
        <w:top w:val="none" w:sz="0" w:space="0" w:color="auto"/>
        <w:left w:val="none" w:sz="0" w:space="0" w:color="auto"/>
        <w:bottom w:val="none" w:sz="0" w:space="0" w:color="auto"/>
        <w:right w:val="none" w:sz="0" w:space="0" w:color="auto"/>
      </w:divBdr>
      <w:divsChild>
        <w:div w:id="964235426">
          <w:marLeft w:val="0"/>
          <w:marRight w:val="0"/>
          <w:marTop w:val="0"/>
          <w:marBottom w:val="0"/>
          <w:divBdr>
            <w:top w:val="none" w:sz="0" w:space="0" w:color="auto"/>
            <w:left w:val="none" w:sz="0" w:space="0" w:color="auto"/>
            <w:bottom w:val="none" w:sz="0" w:space="0" w:color="auto"/>
            <w:right w:val="none" w:sz="0" w:space="0" w:color="auto"/>
          </w:divBdr>
          <w:divsChild>
            <w:div w:id="262690313">
              <w:marLeft w:val="0"/>
              <w:marRight w:val="0"/>
              <w:marTop w:val="0"/>
              <w:marBottom w:val="0"/>
              <w:divBdr>
                <w:top w:val="none" w:sz="0" w:space="0" w:color="auto"/>
                <w:left w:val="none" w:sz="0" w:space="0" w:color="auto"/>
                <w:bottom w:val="none" w:sz="0" w:space="0" w:color="auto"/>
                <w:right w:val="none" w:sz="0" w:space="0" w:color="auto"/>
              </w:divBdr>
              <w:divsChild>
                <w:div w:id="5799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54354">
      <w:bodyDiv w:val="1"/>
      <w:marLeft w:val="0"/>
      <w:marRight w:val="0"/>
      <w:marTop w:val="0"/>
      <w:marBottom w:val="0"/>
      <w:divBdr>
        <w:top w:val="none" w:sz="0" w:space="0" w:color="auto"/>
        <w:left w:val="none" w:sz="0" w:space="0" w:color="auto"/>
        <w:bottom w:val="none" w:sz="0" w:space="0" w:color="auto"/>
        <w:right w:val="none" w:sz="0" w:space="0" w:color="auto"/>
      </w:divBdr>
    </w:div>
    <w:div w:id="869953101">
      <w:bodyDiv w:val="1"/>
      <w:marLeft w:val="0"/>
      <w:marRight w:val="0"/>
      <w:marTop w:val="0"/>
      <w:marBottom w:val="0"/>
      <w:divBdr>
        <w:top w:val="none" w:sz="0" w:space="0" w:color="auto"/>
        <w:left w:val="none" w:sz="0" w:space="0" w:color="auto"/>
        <w:bottom w:val="none" w:sz="0" w:space="0" w:color="auto"/>
        <w:right w:val="none" w:sz="0" w:space="0" w:color="auto"/>
      </w:divBdr>
      <w:divsChild>
        <w:div w:id="1911885970">
          <w:marLeft w:val="0"/>
          <w:marRight w:val="0"/>
          <w:marTop w:val="0"/>
          <w:marBottom w:val="0"/>
          <w:divBdr>
            <w:top w:val="none" w:sz="0" w:space="0" w:color="auto"/>
            <w:left w:val="none" w:sz="0" w:space="0" w:color="auto"/>
            <w:bottom w:val="none" w:sz="0" w:space="0" w:color="auto"/>
            <w:right w:val="none" w:sz="0" w:space="0" w:color="auto"/>
          </w:divBdr>
          <w:divsChild>
            <w:div w:id="1014650258">
              <w:marLeft w:val="0"/>
              <w:marRight w:val="0"/>
              <w:marTop w:val="0"/>
              <w:marBottom w:val="0"/>
              <w:divBdr>
                <w:top w:val="none" w:sz="0" w:space="0" w:color="auto"/>
                <w:left w:val="none" w:sz="0" w:space="0" w:color="auto"/>
                <w:bottom w:val="none" w:sz="0" w:space="0" w:color="auto"/>
                <w:right w:val="none" w:sz="0" w:space="0" w:color="auto"/>
              </w:divBdr>
              <w:divsChild>
                <w:div w:id="18672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5471">
      <w:bodyDiv w:val="1"/>
      <w:marLeft w:val="0"/>
      <w:marRight w:val="0"/>
      <w:marTop w:val="0"/>
      <w:marBottom w:val="0"/>
      <w:divBdr>
        <w:top w:val="none" w:sz="0" w:space="0" w:color="auto"/>
        <w:left w:val="none" w:sz="0" w:space="0" w:color="auto"/>
        <w:bottom w:val="none" w:sz="0" w:space="0" w:color="auto"/>
        <w:right w:val="none" w:sz="0" w:space="0" w:color="auto"/>
      </w:divBdr>
    </w:div>
    <w:div w:id="1171218597">
      <w:bodyDiv w:val="1"/>
      <w:marLeft w:val="0"/>
      <w:marRight w:val="0"/>
      <w:marTop w:val="0"/>
      <w:marBottom w:val="0"/>
      <w:divBdr>
        <w:top w:val="none" w:sz="0" w:space="0" w:color="auto"/>
        <w:left w:val="none" w:sz="0" w:space="0" w:color="auto"/>
        <w:bottom w:val="none" w:sz="0" w:space="0" w:color="auto"/>
        <w:right w:val="none" w:sz="0" w:space="0" w:color="auto"/>
      </w:divBdr>
    </w:div>
    <w:div w:id="1188568765">
      <w:bodyDiv w:val="1"/>
      <w:marLeft w:val="0"/>
      <w:marRight w:val="0"/>
      <w:marTop w:val="0"/>
      <w:marBottom w:val="0"/>
      <w:divBdr>
        <w:top w:val="none" w:sz="0" w:space="0" w:color="auto"/>
        <w:left w:val="none" w:sz="0" w:space="0" w:color="auto"/>
        <w:bottom w:val="none" w:sz="0" w:space="0" w:color="auto"/>
        <w:right w:val="none" w:sz="0" w:space="0" w:color="auto"/>
      </w:divBdr>
      <w:divsChild>
        <w:div w:id="1739785568">
          <w:marLeft w:val="0"/>
          <w:marRight w:val="0"/>
          <w:marTop w:val="0"/>
          <w:marBottom w:val="0"/>
          <w:divBdr>
            <w:top w:val="none" w:sz="0" w:space="0" w:color="auto"/>
            <w:left w:val="none" w:sz="0" w:space="0" w:color="auto"/>
            <w:bottom w:val="none" w:sz="0" w:space="0" w:color="auto"/>
            <w:right w:val="none" w:sz="0" w:space="0" w:color="auto"/>
          </w:divBdr>
          <w:divsChild>
            <w:div w:id="506141303">
              <w:marLeft w:val="0"/>
              <w:marRight w:val="0"/>
              <w:marTop w:val="0"/>
              <w:marBottom w:val="0"/>
              <w:divBdr>
                <w:top w:val="none" w:sz="0" w:space="0" w:color="auto"/>
                <w:left w:val="none" w:sz="0" w:space="0" w:color="auto"/>
                <w:bottom w:val="none" w:sz="0" w:space="0" w:color="auto"/>
                <w:right w:val="none" w:sz="0" w:space="0" w:color="auto"/>
              </w:divBdr>
              <w:divsChild>
                <w:div w:id="13499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91166">
      <w:bodyDiv w:val="1"/>
      <w:marLeft w:val="0"/>
      <w:marRight w:val="0"/>
      <w:marTop w:val="0"/>
      <w:marBottom w:val="0"/>
      <w:divBdr>
        <w:top w:val="none" w:sz="0" w:space="0" w:color="auto"/>
        <w:left w:val="none" w:sz="0" w:space="0" w:color="auto"/>
        <w:bottom w:val="none" w:sz="0" w:space="0" w:color="auto"/>
        <w:right w:val="none" w:sz="0" w:space="0" w:color="auto"/>
      </w:divBdr>
      <w:divsChild>
        <w:div w:id="2008249077">
          <w:marLeft w:val="0"/>
          <w:marRight w:val="0"/>
          <w:marTop w:val="0"/>
          <w:marBottom w:val="0"/>
          <w:divBdr>
            <w:top w:val="none" w:sz="0" w:space="0" w:color="auto"/>
            <w:left w:val="none" w:sz="0" w:space="0" w:color="auto"/>
            <w:bottom w:val="none" w:sz="0" w:space="0" w:color="auto"/>
            <w:right w:val="none" w:sz="0" w:space="0" w:color="auto"/>
          </w:divBdr>
          <w:divsChild>
            <w:div w:id="2127045951">
              <w:marLeft w:val="0"/>
              <w:marRight w:val="0"/>
              <w:marTop w:val="0"/>
              <w:marBottom w:val="0"/>
              <w:divBdr>
                <w:top w:val="none" w:sz="0" w:space="0" w:color="auto"/>
                <w:left w:val="none" w:sz="0" w:space="0" w:color="auto"/>
                <w:bottom w:val="none" w:sz="0" w:space="0" w:color="auto"/>
                <w:right w:val="none" w:sz="0" w:space="0" w:color="auto"/>
              </w:divBdr>
              <w:divsChild>
                <w:div w:id="10494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23742">
      <w:bodyDiv w:val="1"/>
      <w:marLeft w:val="0"/>
      <w:marRight w:val="0"/>
      <w:marTop w:val="0"/>
      <w:marBottom w:val="0"/>
      <w:divBdr>
        <w:top w:val="none" w:sz="0" w:space="0" w:color="auto"/>
        <w:left w:val="none" w:sz="0" w:space="0" w:color="auto"/>
        <w:bottom w:val="none" w:sz="0" w:space="0" w:color="auto"/>
        <w:right w:val="none" w:sz="0" w:space="0" w:color="auto"/>
      </w:divBdr>
    </w:div>
    <w:div w:id="1488090774">
      <w:bodyDiv w:val="1"/>
      <w:marLeft w:val="0"/>
      <w:marRight w:val="0"/>
      <w:marTop w:val="0"/>
      <w:marBottom w:val="0"/>
      <w:divBdr>
        <w:top w:val="none" w:sz="0" w:space="0" w:color="auto"/>
        <w:left w:val="none" w:sz="0" w:space="0" w:color="auto"/>
        <w:bottom w:val="none" w:sz="0" w:space="0" w:color="auto"/>
        <w:right w:val="none" w:sz="0" w:space="0" w:color="auto"/>
      </w:divBdr>
      <w:divsChild>
        <w:div w:id="1337921830">
          <w:marLeft w:val="0"/>
          <w:marRight w:val="0"/>
          <w:marTop w:val="0"/>
          <w:marBottom w:val="0"/>
          <w:divBdr>
            <w:top w:val="none" w:sz="0" w:space="0" w:color="auto"/>
            <w:left w:val="none" w:sz="0" w:space="0" w:color="auto"/>
            <w:bottom w:val="none" w:sz="0" w:space="0" w:color="auto"/>
            <w:right w:val="none" w:sz="0" w:space="0" w:color="auto"/>
          </w:divBdr>
          <w:divsChild>
            <w:div w:id="1147284832">
              <w:marLeft w:val="0"/>
              <w:marRight w:val="0"/>
              <w:marTop w:val="0"/>
              <w:marBottom w:val="0"/>
              <w:divBdr>
                <w:top w:val="none" w:sz="0" w:space="0" w:color="auto"/>
                <w:left w:val="none" w:sz="0" w:space="0" w:color="auto"/>
                <w:bottom w:val="none" w:sz="0" w:space="0" w:color="auto"/>
                <w:right w:val="none" w:sz="0" w:space="0" w:color="auto"/>
              </w:divBdr>
              <w:divsChild>
                <w:div w:id="19002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22473">
      <w:bodyDiv w:val="1"/>
      <w:marLeft w:val="0"/>
      <w:marRight w:val="0"/>
      <w:marTop w:val="0"/>
      <w:marBottom w:val="0"/>
      <w:divBdr>
        <w:top w:val="none" w:sz="0" w:space="0" w:color="auto"/>
        <w:left w:val="none" w:sz="0" w:space="0" w:color="auto"/>
        <w:bottom w:val="none" w:sz="0" w:space="0" w:color="auto"/>
        <w:right w:val="none" w:sz="0" w:space="0" w:color="auto"/>
      </w:divBdr>
    </w:div>
    <w:div w:id="1699970917">
      <w:bodyDiv w:val="1"/>
      <w:marLeft w:val="0"/>
      <w:marRight w:val="0"/>
      <w:marTop w:val="0"/>
      <w:marBottom w:val="0"/>
      <w:divBdr>
        <w:top w:val="none" w:sz="0" w:space="0" w:color="auto"/>
        <w:left w:val="none" w:sz="0" w:space="0" w:color="auto"/>
        <w:bottom w:val="none" w:sz="0" w:space="0" w:color="auto"/>
        <w:right w:val="none" w:sz="0" w:space="0" w:color="auto"/>
      </w:divBdr>
    </w:div>
    <w:div w:id="1816413926">
      <w:bodyDiv w:val="1"/>
      <w:marLeft w:val="0"/>
      <w:marRight w:val="0"/>
      <w:marTop w:val="0"/>
      <w:marBottom w:val="0"/>
      <w:divBdr>
        <w:top w:val="none" w:sz="0" w:space="0" w:color="auto"/>
        <w:left w:val="none" w:sz="0" w:space="0" w:color="auto"/>
        <w:bottom w:val="none" w:sz="0" w:space="0" w:color="auto"/>
        <w:right w:val="none" w:sz="0" w:space="0" w:color="auto"/>
      </w:divBdr>
    </w:div>
    <w:div w:id="1836140549">
      <w:bodyDiv w:val="1"/>
      <w:marLeft w:val="0"/>
      <w:marRight w:val="0"/>
      <w:marTop w:val="0"/>
      <w:marBottom w:val="0"/>
      <w:divBdr>
        <w:top w:val="none" w:sz="0" w:space="0" w:color="auto"/>
        <w:left w:val="none" w:sz="0" w:space="0" w:color="auto"/>
        <w:bottom w:val="none" w:sz="0" w:space="0" w:color="auto"/>
        <w:right w:val="none" w:sz="0" w:space="0" w:color="auto"/>
      </w:divBdr>
    </w:div>
    <w:div w:id="1969357346">
      <w:bodyDiv w:val="1"/>
      <w:marLeft w:val="0"/>
      <w:marRight w:val="0"/>
      <w:marTop w:val="0"/>
      <w:marBottom w:val="0"/>
      <w:divBdr>
        <w:top w:val="none" w:sz="0" w:space="0" w:color="auto"/>
        <w:left w:val="none" w:sz="0" w:space="0" w:color="auto"/>
        <w:bottom w:val="none" w:sz="0" w:space="0" w:color="auto"/>
        <w:right w:val="none" w:sz="0" w:space="0" w:color="auto"/>
      </w:divBdr>
      <w:divsChild>
        <w:div w:id="402610625">
          <w:marLeft w:val="0"/>
          <w:marRight w:val="0"/>
          <w:marTop w:val="0"/>
          <w:marBottom w:val="0"/>
          <w:divBdr>
            <w:top w:val="none" w:sz="0" w:space="0" w:color="auto"/>
            <w:left w:val="none" w:sz="0" w:space="0" w:color="auto"/>
            <w:bottom w:val="none" w:sz="0" w:space="0" w:color="auto"/>
            <w:right w:val="none" w:sz="0" w:space="0" w:color="auto"/>
          </w:divBdr>
          <w:divsChild>
            <w:div w:id="1361272816">
              <w:marLeft w:val="0"/>
              <w:marRight w:val="0"/>
              <w:marTop w:val="0"/>
              <w:marBottom w:val="0"/>
              <w:divBdr>
                <w:top w:val="none" w:sz="0" w:space="0" w:color="auto"/>
                <w:left w:val="none" w:sz="0" w:space="0" w:color="auto"/>
                <w:bottom w:val="none" w:sz="0" w:space="0" w:color="auto"/>
                <w:right w:val="none" w:sz="0" w:space="0" w:color="auto"/>
              </w:divBdr>
              <w:divsChild>
                <w:div w:id="17197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6910">
      <w:bodyDiv w:val="1"/>
      <w:marLeft w:val="0"/>
      <w:marRight w:val="0"/>
      <w:marTop w:val="0"/>
      <w:marBottom w:val="0"/>
      <w:divBdr>
        <w:top w:val="none" w:sz="0" w:space="0" w:color="auto"/>
        <w:left w:val="none" w:sz="0" w:space="0" w:color="auto"/>
        <w:bottom w:val="none" w:sz="0" w:space="0" w:color="auto"/>
        <w:right w:val="none" w:sz="0" w:space="0" w:color="auto"/>
      </w:divBdr>
    </w:div>
    <w:div w:id="2085104324">
      <w:bodyDiv w:val="1"/>
      <w:marLeft w:val="0"/>
      <w:marRight w:val="0"/>
      <w:marTop w:val="0"/>
      <w:marBottom w:val="0"/>
      <w:divBdr>
        <w:top w:val="none" w:sz="0" w:space="0" w:color="auto"/>
        <w:left w:val="none" w:sz="0" w:space="0" w:color="auto"/>
        <w:bottom w:val="none" w:sz="0" w:space="0" w:color="auto"/>
        <w:right w:val="none" w:sz="0" w:space="0" w:color="auto"/>
      </w:divBdr>
      <w:divsChild>
        <w:div w:id="1301492673">
          <w:marLeft w:val="0"/>
          <w:marRight w:val="0"/>
          <w:marTop w:val="0"/>
          <w:marBottom w:val="0"/>
          <w:divBdr>
            <w:top w:val="none" w:sz="0" w:space="0" w:color="auto"/>
            <w:left w:val="none" w:sz="0" w:space="0" w:color="auto"/>
            <w:bottom w:val="none" w:sz="0" w:space="0" w:color="auto"/>
            <w:right w:val="none" w:sz="0" w:space="0" w:color="auto"/>
          </w:divBdr>
          <w:divsChild>
            <w:div w:id="776872417">
              <w:marLeft w:val="0"/>
              <w:marRight w:val="0"/>
              <w:marTop w:val="0"/>
              <w:marBottom w:val="0"/>
              <w:divBdr>
                <w:top w:val="none" w:sz="0" w:space="0" w:color="auto"/>
                <w:left w:val="none" w:sz="0" w:space="0" w:color="auto"/>
                <w:bottom w:val="none" w:sz="0" w:space="0" w:color="auto"/>
                <w:right w:val="none" w:sz="0" w:space="0" w:color="auto"/>
              </w:divBdr>
              <w:divsChild>
                <w:div w:id="3937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322431">
      <w:bodyDiv w:val="1"/>
      <w:marLeft w:val="0"/>
      <w:marRight w:val="0"/>
      <w:marTop w:val="0"/>
      <w:marBottom w:val="0"/>
      <w:divBdr>
        <w:top w:val="none" w:sz="0" w:space="0" w:color="auto"/>
        <w:left w:val="none" w:sz="0" w:space="0" w:color="auto"/>
        <w:bottom w:val="none" w:sz="0" w:space="0" w:color="auto"/>
        <w:right w:val="none" w:sz="0" w:space="0" w:color="auto"/>
      </w:divBdr>
      <w:divsChild>
        <w:div w:id="1619337605">
          <w:marLeft w:val="0"/>
          <w:marRight w:val="0"/>
          <w:marTop w:val="0"/>
          <w:marBottom w:val="0"/>
          <w:divBdr>
            <w:top w:val="none" w:sz="0" w:space="0" w:color="auto"/>
            <w:left w:val="none" w:sz="0" w:space="0" w:color="auto"/>
            <w:bottom w:val="none" w:sz="0" w:space="0" w:color="auto"/>
            <w:right w:val="none" w:sz="0" w:space="0" w:color="auto"/>
          </w:divBdr>
          <w:divsChild>
            <w:div w:id="858617390">
              <w:marLeft w:val="0"/>
              <w:marRight w:val="0"/>
              <w:marTop w:val="0"/>
              <w:marBottom w:val="0"/>
              <w:divBdr>
                <w:top w:val="none" w:sz="0" w:space="0" w:color="auto"/>
                <w:left w:val="none" w:sz="0" w:space="0" w:color="auto"/>
                <w:bottom w:val="none" w:sz="0" w:space="0" w:color="auto"/>
                <w:right w:val="none" w:sz="0" w:space="0" w:color="auto"/>
              </w:divBdr>
              <w:divsChild>
                <w:div w:id="8598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topics/earth-and-planetary-sciences/reflected-wave" TargetMode="External"/><Relationship Id="rId7" Type="http://schemas.openxmlformats.org/officeDocument/2006/relationships/hyperlink" Target="https://www.sciencedirect.com/topics/earth-and-planetary-sciences/multisensor-fusion" TargetMode="External"/><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hyperlink" Target="https://www.sciencedirect.com/topics/earth-and-planetary-sciences/temporal-resolution" TargetMode="External"/><Relationship Id="rId5" Type="http://schemas.openxmlformats.org/officeDocument/2006/relationships/hyperlink" Target="https://www.sciencedirect.com/topics/earth-and-planetary-sciences/phenology" TargetMode="External"/><Relationship Id="rId4" Type="http://schemas.openxmlformats.org/officeDocument/2006/relationships/hyperlink" Target="https://www.sciencedirect.com/topics/earth-and-planetary-sciences/biochemistry"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chneidereits/Dissertation" TargetMode="Externa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1090</TotalTime>
  <Pages>16</Pages>
  <Words>10144</Words>
  <Characters>57824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SCHNEIDEREIT Shawn</dc:creator>
  <cp:keywords/>
  <dc:description/>
  <cp:lastModifiedBy>SCHNEIDEREIT Shawn</cp:lastModifiedBy>
  <cp:revision>34</cp:revision>
  <dcterms:created xsi:type="dcterms:W3CDTF">2020-01-28T10:56:00Z</dcterms:created>
  <dcterms:modified xsi:type="dcterms:W3CDTF">2020-03-09T16:30:00Z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zotero-version="5.0.83-beta.12+a53f363b8"&gt;&lt;session id="scFdxgim"/&gt;&lt;style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