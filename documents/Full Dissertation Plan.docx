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5"/>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5"/>
      <w:r>
        <w:rPr>
          <w:rStyle w:val="CommentReference"/>
          <w:lang w:val="de-DE"/>
        </w:rPr>
        <w:commentReference w:id="5"/>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6"/>
      <w:r w:rsidRPr="0071218E">
        <w:rPr>
          <w:rFonts w:ascii="Helvetica" w:hAnsi="Helvetica"/>
          <w:b/>
          <w:bCs/>
          <w:lang w:val="en-US"/>
        </w:rPr>
        <w:t xml:space="preserve">the variation </w:t>
      </w:r>
      <w:commentRangeEnd w:id="6"/>
      <w:r w:rsidR="00CE5B13">
        <w:rPr>
          <w:rStyle w:val="CommentReference"/>
          <w:lang w:val="de-DE"/>
        </w:rPr>
        <w:commentReference w:id="6"/>
      </w:r>
      <w:r w:rsidRPr="0071218E">
        <w:rPr>
          <w:rFonts w:ascii="Helvetica" w:hAnsi="Helvetica"/>
          <w:b/>
          <w:bCs/>
          <w:lang w:val="en-US"/>
        </w:rPr>
        <w:t xml:space="preserve">in their hyperspectral </w:t>
      </w:r>
      <w:commentRangeStart w:id="7"/>
      <w:r w:rsidRPr="0071218E">
        <w:rPr>
          <w:rFonts w:ascii="Helvetica" w:hAnsi="Helvetica"/>
          <w:b/>
          <w:bCs/>
          <w:lang w:val="en-US"/>
        </w:rPr>
        <w:t>signatures</w:t>
      </w:r>
      <w:commentRangeEnd w:id="7"/>
      <w:r w:rsidR="00CE5B13">
        <w:rPr>
          <w:rStyle w:val="CommentReference"/>
          <w:lang w:val="de-DE"/>
        </w:rPr>
        <w:commentReference w:id="7"/>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8"/>
      <w:commentRangeStart w:id="9"/>
      <w:r w:rsidRPr="00593F5D">
        <w:rPr>
          <w:rFonts w:ascii="Helvetica" w:hAnsi="Helvetica"/>
          <w:lang w:val="en-US"/>
        </w:rPr>
        <w:t>signatures</w:t>
      </w:r>
      <w:commentRangeEnd w:id="8"/>
      <w:r w:rsidR="00CE5B13">
        <w:rPr>
          <w:rStyle w:val="CommentReference"/>
          <w:lang w:val="de-DE"/>
        </w:rPr>
        <w:commentReference w:id="8"/>
      </w:r>
      <w:commentRangeEnd w:id="9"/>
      <w:r w:rsidR="00CE5B13">
        <w:rPr>
          <w:rStyle w:val="CommentReference"/>
          <w:lang w:val="de-DE"/>
        </w:rPr>
        <w:commentReference w:id="9"/>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0"/>
      <w:r w:rsidRPr="00593F5D">
        <w:rPr>
          <w:rFonts w:ascii="Helvetica" w:hAnsi="Helvetica"/>
          <w:lang w:val="en-US"/>
        </w:rPr>
        <w:t>signatures</w:t>
      </w:r>
      <w:commentRangeEnd w:id="10"/>
      <w:r w:rsidR="00630E17">
        <w:rPr>
          <w:rStyle w:val="CommentReference"/>
          <w:lang w:val="de-DE"/>
        </w:rPr>
        <w:commentReference w:id="10"/>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1"/>
      <w:commentRangeEnd w:id="11"/>
      <w:r>
        <w:rPr>
          <w:rStyle w:val="CommentReference"/>
          <w:lang w:val="de-DE"/>
        </w:rPr>
        <w:commentReference w:id="11"/>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C05CF4" w:rsidP="00FF19D7">
      <w:pPr>
        <w:spacing w:line="360" w:lineRule="auto"/>
        <w:jc w:val="both"/>
        <w:rPr>
          <w:rFonts w:ascii="Helvetica" w:hAnsi="Helvetica" w:cstheme="minorHAnsi"/>
          <w:sz w:val="28"/>
          <w:szCs w:val="28"/>
          <w:lang w:val="en-GB"/>
        </w:rPr>
      </w:pPr>
      <m:oMathPara>
        <m:oMath>
          <m:sSub>
            <m:sSubPr>
              <m:ctrlPr>
                <w:ins w:id="12"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3" w:author="Unknown" w:date="2020-01-30T08:54:00Z">
                  <w:rPr>
                    <w:rFonts w:ascii="Cambria Math" w:hAnsi="Cambria Math" w:cstheme="minorHAnsi"/>
                    <w:i/>
                    <w:sz w:val="28"/>
                    <w:szCs w:val="28"/>
                    <w:lang w:val="en-GB"/>
                  </w:rPr>
                </w:ins>
              </m:ctrlPr>
            </m:fPr>
            <m:num>
              <m:nary>
                <m:naryPr>
                  <m:chr m:val="∑"/>
                  <m:limLoc m:val="undOvr"/>
                  <m:ctrlPr>
                    <w:ins w:id="14"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5"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w:t>
      </w:r>
      <w:commentRangeStart w:id="16"/>
      <w:r w:rsidR="00361AF2" w:rsidRPr="00FF19D7">
        <w:rPr>
          <w:rFonts w:ascii="Helvetica" w:hAnsi="Helvetica" w:cstheme="minorHAnsi"/>
          <w:lang w:val="en-GB"/>
        </w:rPr>
        <w:t xml:space="preserve">plot-scale </w:t>
      </w:r>
      <w:commentRangeEnd w:id="16"/>
      <w:r w:rsidR="00B126DD">
        <w:rPr>
          <w:rStyle w:val="CommentReference"/>
          <w:lang w:val="de-DE"/>
        </w:rPr>
        <w:commentReference w:id="16"/>
      </w:r>
      <w:r w:rsidR="00361AF2" w:rsidRPr="00FF19D7">
        <w:rPr>
          <w:rFonts w:ascii="Helvetica" w:hAnsi="Helvetica" w:cstheme="minorHAnsi"/>
          <w:lang w:val="en-GB"/>
        </w:rPr>
        <w:t>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w:t>
      </w:r>
      <w:proofErr w:type="spellStart"/>
      <w:r w:rsidR="00175D94" w:rsidRPr="00FF19D7">
        <w:rPr>
          <w:rFonts w:ascii="Helvetica" w:eastAsiaTheme="minorHAnsi" w:hAnsi="Helvetica" w:cstheme="minorHAnsi"/>
          <w:lang w:val="en-GB" w:eastAsia="en-US"/>
        </w:rPr>
        <w:t>Komakuk</w:t>
      </w:r>
      <w:proofErr w:type="spellEnd"/>
      <w:r w:rsidR="00175D94" w:rsidRPr="00FF19D7">
        <w:rPr>
          <w:rFonts w:ascii="Helvetica" w:eastAsiaTheme="minorHAnsi" w:hAnsi="Helvetica" w:cstheme="minorHAnsi"/>
          <w:lang w:val="en-GB" w:eastAsia="en-US"/>
        </w:rPr>
        <w:t xml:space="preserve"> vegetation </w:t>
      </w:r>
      <w:r w:rsidR="00175D94" w:rsidRPr="00FF19D7">
        <w:rPr>
          <w:rFonts w:ascii="Helvetica" w:hAnsi="Helvetica" w:cstheme="minorHAnsi"/>
          <w:lang w:val="en-GB"/>
        </w:rPr>
        <w:t xml:space="preserve">will be compared using an existing mapping of the vegetation types present on </w:t>
      </w:r>
      <w:proofErr w:type="spellStart"/>
      <w:r w:rsidR="00175D94" w:rsidRPr="00FF19D7">
        <w:rPr>
          <w:rFonts w:ascii="Helvetica" w:hAnsi="Helvetica" w:cstheme="minorHAnsi"/>
          <w:lang w:val="en-GB"/>
        </w:rPr>
        <w:t>Qikiqtaruk</w:t>
      </w:r>
      <w:proofErr w:type="spellEnd"/>
      <w:r w:rsidR="00175D94" w:rsidRPr="00FF19D7">
        <w:rPr>
          <w:rFonts w:ascii="Helvetica" w:hAnsi="Helvetica" w:cstheme="minorHAnsi"/>
          <w:lang w:val="en-GB"/>
        </w:rPr>
        <w:t xml:space="preserve">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7"/>
      <w:r w:rsidRPr="00FF19D7">
        <w:rPr>
          <w:rFonts w:ascii="Helvetica" w:hAnsi="Helvetica" w:cstheme="minorHAnsi"/>
          <w:color w:val="000000" w:themeColor="text1"/>
          <w:bdr w:val="none" w:sz="0" w:space="0" w:color="auto" w:frame="1"/>
          <w:lang w:val="en-GB"/>
        </w:rPr>
        <w:t xml:space="preserve">Canopy cover and structure </w:t>
      </w:r>
      <w:commentRangeEnd w:id="17"/>
      <w:r w:rsidR="00175980">
        <w:rPr>
          <w:rStyle w:val="CommentReference"/>
          <w:lang w:val="de-DE"/>
        </w:rPr>
        <w:commentReference w:id="17"/>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553396E0" w:rsidR="00C74A54" w:rsidRDefault="003776AB" w:rsidP="00FF19D7">
      <w:pPr>
        <w:spacing w:line="360" w:lineRule="auto"/>
        <w:jc w:val="both"/>
        <w:rPr>
          <w:rFonts w:ascii="Helvetica" w:eastAsiaTheme="minorHAnsi" w:hAnsi="Helvetica" w:cstheme="minorHAnsi"/>
          <w:lang w:val="en-GB"/>
        </w:rPr>
      </w:pPr>
      <w:commentRangeStart w:id="18"/>
      <w:r w:rsidRPr="00FF19D7">
        <w:rPr>
          <w:rFonts w:ascii="Helvetica" w:eastAsiaTheme="minorHAnsi" w:hAnsi="Helvetica" w:cstheme="minorHAnsi"/>
          <w:lang w:val="en-GB"/>
        </w:rPr>
        <w:t>If feasible</w:t>
      </w:r>
      <w:commentRangeEnd w:id="18"/>
      <w:r w:rsidR="00011295">
        <w:rPr>
          <w:rStyle w:val="CommentReference"/>
          <w:lang w:val="de-DE"/>
        </w:rPr>
        <w:commentReference w:id="18"/>
      </w:r>
      <w:r w:rsidRPr="00FF19D7">
        <w:rPr>
          <w:rFonts w:ascii="Helvetica" w:eastAsiaTheme="minorHAnsi" w:hAnsi="Helvetica" w:cstheme="minorHAnsi"/>
          <w:lang w:val="en-GB"/>
        </w:rPr>
        <w:t xml:space="preserve">, </w:t>
      </w:r>
      <w:commentRangeStart w:id="19"/>
      <w:r w:rsidRPr="00FF19D7">
        <w:rPr>
          <w:rFonts w:ascii="Helvetica" w:eastAsiaTheme="minorHAnsi" w:hAnsi="Helvetica" w:cstheme="minorHAnsi"/>
          <w:lang w:val="en-GB"/>
        </w:rPr>
        <w:t xml:space="preserve">I may </w:t>
      </w:r>
      <w:commentRangeEnd w:id="19"/>
      <w:r w:rsidR="007F6DF4">
        <w:rPr>
          <w:rStyle w:val="CommentReference"/>
          <w:lang w:val="de-DE"/>
        </w:rPr>
        <w:commentReference w:id="19"/>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72FFE45" w14:textId="26333C4A" w:rsidR="00052000" w:rsidRDefault="00052000" w:rsidP="00FF19D7">
      <w:pPr>
        <w:spacing w:line="360" w:lineRule="auto"/>
        <w:jc w:val="both"/>
        <w:rPr>
          <w:rFonts w:ascii="Helvetica" w:eastAsiaTheme="minorHAnsi" w:hAnsi="Helvetica" w:cstheme="minorHAnsi"/>
          <w:lang w:val="en-GB"/>
        </w:rPr>
      </w:pPr>
    </w:p>
    <w:p w14:paraId="169CB1A3" w14:textId="2B806D65" w:rsidR="00052000" w:rsidRDefault="00052000" w:rsidP="00FF19D7">
      <w:pPr>
        <w:spacing w:line="360" w:lineRule="auto"/>
        <w:jc w:val="both"/>
        <w:rPr>
          <w:rFonts w:ascii="Helvetica" w:eastAsiaTheme="minorHAnsi" w:hAnsi="Helvetica" w:cstheme="minorHAnsi"/>
          <w:lang w:val="en-GB"/>
        </w:rPr>
      </w:pPr>
      <w:r>
        <w:rPr>
          <w:rFonts w:ascii="Helvetica" w:eastAsiaTheme="minorHAnsi" w:hAnsi="Helvetica" w:cstheme="minorHAnsi"/>
          <w:lang w:val="en-GB"/>
        </w:rPr>
        <w:t xml:space="preserve">Table for manual band selection </w:t>
      </w:r>
    </w:p>
    <w:tbl>
      <w:tblPr>
        <w:tblStyle w:val="TableGrid"/>
        <w:tblW w:w="0" w:type="auto"/>
        <w:tblLook w:val="04A0" w:firstRow="1" w:lastRow="0" w:firstColumn="1" w:lastColumn="0" w:noHBand="0" w:noVBand="1"/>
      </w:tblPr>
      <w:tblGrid>
        <w:gridCol w:w="1484"/>
        <w:gridCol w:w="2197"/>
        <w:gridCol w:w="5329"/>
      </w:tblGrid>
      <w:tr w:rsidR="00052000" w14:paraId="2F01BECD" w14:textId="77777777" w:rsidTr="00052000">
        <w:tc>
          <w:tcPr>
            <w:tcW w:w="1484" w:type="dxa"/>
          </w:tcPr>
          <w:p w14:paraId="21841153" w14:textId="17A9AE5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Wavelength</w:t>
            </w:r>
          </w:p>
        </w:tc>
        <w:tc>
          <w:tcPr>
            <w:tcW w:w="2197" w:type="dxa"/>
          </w:tcPr>
          <w:p w14:paraId="0C0A1602" w14:textId="3F7841D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Spectral Region</w:t>
            </w:r>
          </w:p>
        </w:tc>
        <w:tc>
          <w:tcPr>
            <w:tcW w:w="5329" w:type="dxa"/>
          </w:tcPr>
          <w:p w14:paraId="62995293" w14:textId="3F8FD5C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Biological significance</w:t>
            </w:r>
          </w:p>
        </w:tc>
      </w:tr>
      <w:tr w:rsidR="00052000" w14:paraId="77E5C8E1" w14:textId="77777777" w:rsidTr="00052000">
        <w:tc>
          <w:tcPr>
            <w:tcW w:w="1484" w:type="dxa"/>
          </w:tcPr>
          <w:p w14:paraId="71017970" w14:textId="500371F3" w:rsidR="00052000" w:rsidRDefault="00052000" w:rsidP="00052000">
            <w:pPr>
              <w:spacing w:line="360" w:lineRule="auto"/>
              <w:jc w:val="center"/>
              <w:rPr>
                <w:rFonts w:ascii="Helvetica" w:eastAsiaTheme="minorHAnsi" w:hAnsi="Helvetica" w:cstheme="minorHAnsi"/>
                <w:lang w:val="en-GB"/>
              </w:rPr>
            </w:pPr>
            <w:bookmarkStart w:id="20" w:name="_GoBack" w:colFirst="2" w:colLast="2"/>
            <w:r>
              <w:rPr>
                <w:rFonts w:ascii="Helvetica" w:eastAsiaTheme="minorHAnsi" w:hAnsi="Helvetica" w:cstheme="minorHAnsi"/>
                <w:lang w:val="en-GB"/>
              </w:rPr>
              <w:t>430-450</w:t>
            </w:r>
          </w:p>
        </w:tc>
        <w:tc>
          <w:tcPr>
            <w:tcW w:w="2197" w:type="dxa"/>
          </w:tcPr>
          <w:p w14:paraId="2C502A11" w14:textId="18B86B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Blue</w:t>
            </w:r>
          </w:p>
        </w:tc>
        <w:tc>
          <w:tcPr>
            <w:tcW w:w="5329" w:type="dxa"/>
          </w:tcPr>
          <w:p w14:paraId="609CBC04" w14:textId="4F13CB3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Chlorophyll &amp; carotenoid absorption</w:t>
            </w:r>
          </w:p>
        </w:tc>
      </w:tr>
      <w:tr w:rsidR="00052000" w14:paraId="001B69C4" w14:textId="77777777" w:rsidTr="00052000">
        <w:tc>
          <w:tcPr>
            <w:tcW w:w="1484" w:type="dxa"/>
          </w:tcPr>
          <w:p w14:paraId="4558615D" w14:textId="592898D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660-680</w:t>
            </w:r>
          </w:p>
        </w:tc>
        <w:tc>
          <w:tcPr>
            <w:tcW w:w="2197" w:type="dxa"/>
          </w:tcPr>
          <w:p w14:paraId="043EA6DC" w14:textId="5322F392"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6A9C0FEA" w14:textId="670C65AA"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Max absorption of </w:t>
            </w:r>
            <w:r w:rsidR="00C00127">
              <w:rPr>
                <w:rFonts w:ascii="Helvetica" w:eastAsiaTheme="minorHAnsi" w:hAnsi="Helvetica" w:cstheme="minorHAnsi"/>
                <w:lang w:val="en-GB"/>
              </w:rPr>
              <w:t>chlorophyll</w:t>
            </w:r>
          </w:p>
        </w:tc>
      </w:tr>
      <w:tr w:rsidR="00052000" w14:paraId="0E281CB5" w14:textId="77777777" w:rsidTr="00052000">
        <w:tc>
          <w:tcPr>
            <w:tcW w:w="1484" w:type="dxa"/>
          </w:tcPr>
          <w:p w14:paraId="4A4F8BF8" w14:textId="31C64C9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700-725</w:t>
            </w:r>
          </w:p>
        </w:tc>
        <w:tc>
          <w:tcPr>
            <w:tcW w:w="2197" w:type="dxa"/>
          </w:tcPr>
          <w:p w14:paraId="68B9730C" w14:textId="1A587799"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Red</w:t>
            </w:r>
          </w:p>
        </w:tc>
        <w:tc>
          <w:tcPr>
            <w:tcW w:w="5329" w:type="dxa"/>
          </w:tcPr>
          <w:p w14:paraId="2D7F77EA" w14:textId="21F463C4"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 xml:space="preserve">Middle of red-edge </w:t>
            </w:r>
            <w:r w:rsidR="00C00127">
              <w:rPr>
                <w:rFonts w:ascii="Helvetica" w:eastAsiaTheme="minorHAnsi" w:hAnsi="Helvetica" w:cstheme="minorHAnsi"/>
                <w:lang w:val="en-GB"/>
              </w:rPr>
              <w:t>transition</w:t>
            </w:r>
          </w:p>
        </w:tc>
      </w:tr>
      <w:tr w:rsidR="00052000" w14:paraId="4A487777" w14:textId="77777777" w:rsidTr="00052000">
        <w:tc>
          <w:tcPr>
            <w:tcW w:w="1484" w:type="dxa"/>
          </w:tcPr>
          <w:p w14:paraId="36B52AF1" w14:textId="5D188A17"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745-755</w:t>
            </w:r>
          </w:p>
        </w:tc>
        <w:tc>
          <w:tcPr>
            <w:tcW w:w="2197" w:type="dxa"/>
          </w:tcPr>
          <w:p w14:paraId="31945293" w14:textId="069981CF"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NIR</w:t>
            </w:r>
          </w:p>
        </w:tc>
        <w:tc>
          <w:tcPr>
            <w:tcW w:w="5329" w:type="dxa"/>
          </w:tcPr>
          <w:p w14:paraId="5F3D35DE" w14:textId="7F21D881"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End of red-edge transition</w:t>
            </w:r>
          </w:p>
        </w:tc>
      </w:tr>
      <w:tr w:rsidR="00052000" w14:paraId="541EF2DB" w14:textId="77777777" w:rsidTr="00052000">
        <w:tc>
          <w:tcPr>
            <w:tcW w:w="1484" w:type="dxa"/>
          </w:tcPr>
          <w:p w14:paraId="7577B12E" w14:textId="59A987C0"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920-985</w:t>
            </w:r>
          </w:p>
        </w:tc>
        <w:tc>
          <w:tcPr>
            <w:tcW w:w="2197" w:type="dxa"/>
          </w:tcPr>
          <w:p w14:paraId="0BD5209C" w14:textId="72904743"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IR</w:t>
            </w:r>
          </w:p>
        </w:tc>
        <w:tc>
          <w:tcPr>
            <w:tcW w:w="5329" w:type="dxa"/>
          </w:tcPr>
          <w:p w14:paraId="0A50AD8F" w14:textId="3AA1333E" w:rsidR="00052000" w:rsidRDefault="00052000" w:rsidP="00052000">
            <w:pPr>
              <w:spacing w:line="360" w:lineRule="auto"/>
              <w:jc w:val="center"/>
              <w:rPr>
                <w:rFonts w:ascii="Helvetica" w:eastAsiaTheme="minorHAnsi" w:hAnsi="Helvetica" w:cstheme="minorHAnsi"/>
                <w:lang w:val="en-GB"/>
              </w:rPr>
            </w:pPr>
            <w:r>
              <w:rPr>
                <w:rFonts w:ascii="Helvetica" w:eastAsiaTheme="minorHAnsi" w:hAnsi="Helvetica" w:cstheme="minorHAnsi"/>
                <w:lang w:val="en-GB"/>
              </w:rPr>
              <w:t>Vascular plant structures &amp; xeric moister regime (also H20 absorption region)</w:t>
            </w:r>
          </w:p>
        </w:tc>
      </w:tr>
    </w:tbl>
    <w:bookmarkEnd w:id="20"/>
    <w:p w14:paraId="78F18199" w14:textId="25BCCD2C" w:rsidR="00052000" w:rsidRDefault="00C00127" w:rsidP="00052000">
      <w:pPr>
        <w:spacing w:line="360" w:lineRule="auto"/>
        <w:rPr>
          <w:rFonts w:ascii="Helvetica" w:eastAsiaTheme="minorHAnsi" w:hAnsi="Helvetica" w:cstheme="minorHAnsi"/>
          <w:lang w:val="en-GB"/>
        </w:rPr>
      </w:pPr>
      <w:r>
        <w:rPr>
          <w:rFonts w:ascii="Helvetica" w:eastAsiaTheme="minorHAnsi" w:hAnsi="Helvetica" w:cstheme="minorHAnsi"/>
          <w:lang w:val="en-GB"/>
        </w:rPr>
        <w:lastRenderedPageBreak/>
        <w:t xml:space="preserve">*note that there </w:t>
      </w:r>
      <w:proofErr w:type="gramStart"/>
      <w:r>
        <w:rPr>
          <w:rFonts w:ascii="Helvetica" w:eastAsiaTheme="minorHAnsi" w:hAnsi="Helvetica" w:cstheme="minorHAnsi"/>
          <w:lang w:val="en-GB"/>
        </w:rPr>
        <w:t>is</w:t>
      </w:r>
      <w:proofErr w:type="gramEnd"/>
      <w:r>
        <w:rPr>
          <w:rFonts w:ascii="Helvetica" w:eastAsiaTheme="minorHAnsi" w:hAnsi="Helvetica" w:cstheme="minorHAnsi"/>
          <w:lang w:val="en-GB"/>
        </w:rPr>
        <w:t xml:space="preserve"> no wavelengths in the green region of the spectrum, as this is least discriminative between vegetation types. </w:t>
      </w:r>
    </w:p>
    <w:p w14:paraId="4368CAA7" w14:textId="77777777" w:rsidR="00052000" w:rsidRDefault="00052000" w:rsidP="00FF19D7">
      <w:pPr>
        <w:spacing w:line="360" w:lineRule="auto"/>
        <w:jc w:val="both"/>
        <w:rPr>
          <w:rFonts w:ascii="Helvetica" w:eastAsiaTheme="minorHAnsi" w:hAnsi="Helvetica" w:cstheme="minorHAnsi"/>
          <w:lang w:val="en-GB"/>
        </w:rPr>
      </w:pP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21"/>
      <w:r>
        <w:rPr>
          <w:rFonts w:ascii="Helvetica" w:eastAsiaTheme="minorHAnsi" w:hAnsi="Helvetica" w:cstheme="minorHAnsi"/>
          <w:b/>
          <w:bCs/>
          <w:noProof/>
          <w:color w:val="FF0000"/>
          <w:lang w:val="en-GB"/>
        </w:rPr>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21"/>
      <w:r w:rsidR="00DB2771">
        <w:rPr>
          <w:rStyle w:val="CommentReference"/>
          <w:lang w:val="de-DE"/>
        </w:rPr>
        <w:commentReference w:id="21"/>
      </w:r>
    </w:p>
    <w:p w14:paraId="2903FB08" w14:textId="66162738" w:rsidR="00D1769B" w:rsidRPr="00D1769B" w:rsidRDefault="00D1769B" w:rsidP="00D1769B">
      <w:pPr>
        <w:rPr>
          <w:lang w:val="en-US"/>
        </w:rPr>
      </w:pPr>
      <w:commentRangeStart w:id="22"/>
      <w:r w:rsidRPr="00D1769B">
        <w:rPr>
          <w:rFonts w:ascii="Georgia" w:hAnsi="Georgia"/>
          <w:color w:val="2E2E2E"/>
          <w:sz w:val="27"/>
          <w:szCs w:val="27"/>
        </w:rPr>
        <w:t>S</w:t>
      </w:r>
      <w:commentRangeEnd w:id="22"/>
      <w:r w:rsidR="00C40E5D">
        <w:rPr>
          <w:rStyle w:val="CommentReference"/>
          <w:lang w:val="de-DE"/>
        </w:rPr>
        <w:commentReference w:id="22"/>
      </w:r>
      <w:r w:rsidRPr="00D1769B">
        <w:rPr>
          <w:rFonts w:ascii="Georgia" w:hAnsi="Georgia"/>
          <w:color w:val="2E2E2E"/>
          <w:sz w:val="27"/>
          <w:szCs w:val="27"/>
        </w:rPr>
        <w:t xml:space="preserve">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w:t>
      </w:r>
      <w:r w:rsidRPr="00D1769B">
        <w:rPr>
          <w:rFonts w:ascii="Georgia" w:hAnsi="Georgia"/>
          <w:color w:val="2E2E2E"/>
          <w:sz w:val="27"/>
          <w:szCs w:val="27"/>
        </w:rPr>
        <w:lastRenderedPageBreak/>
        <w:t>greater in certain bands and this noise may increase class variance an</w:t>
      </w:r>
      <w:commentRangeStart w:id="23"/>
      <w:r w:rsidRPr="00D1769B">
        <w:rPr>
          <w:rFonts w:ascii="Georgia" w:hAnsi="Georgia"/>
          <w:color w:val="2E2E2E"/>
          <w:sz w:val="27"/>
          <w:szCs w:val="27"/>
        </w:rPr>
        <w:t xml:space="preserve">d </w:t>
      </w:r>
      <w:commentRangeEnd w:id="23"/>
      <w:r w:rsidR="00992FD5">
        <w:rPr>
          <w:rStyle w:val="CommentReference"/>
          <w:lang w:val="de-DE"/>
        </w:rPr>
        <w:commentReference w:id="23"/>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4"/>
      <w:commentRangeStart w:id="25"/>
      <w:r>
        <w:rPr>
          <w:rFonts w:ascii="Helvetica" w:hAnsi="Helvetica" w:cstheme="minorHAnsi"/>
          <w:color w:val="201F1E"/>
          <w:bdr w:val="none" w:sz="0" w:space="0" w:color="auto" w:frame="1"/>
          <w:lang w:val="en-GB"/>
        </w:rPr>
        <w:t>Q</w:t>
      </w:r>
      <w:commentRangeEnd w:id="24"/>
      <w:r w:rsidR="0088580E">
        <w:rPr>
          <w:rStyle w:val="CommentReference"/>
          <w:lang w:val="de-DE"/>
        </w:rPr>
        <w:commentReference w:id="24"/>
      </w:r>
      <w:r>
        <w:rPr>
          <w:rFonts w:ascii="Helvetica" w:hAnsi="Helvetica" w:cstheme="minorHAnsi"/>
          <w:color w:val="201F1E"/>
          <w:bdr w:val="none" w:sz="0" w:space="0" w:color="auto" w:frame="1"/>
          <w:lang w:val="en-GB"/>
        </w:rPr>
        <w:t>3</w:t>
      </w:r>
      <w:commentRangeEnd w:id="25"/>
      <w:r w:rsidR="0088580E">
        <w:rPr>
          <w:rStyle w:val="CommentReference"/>
          <w:lang w:val="de-DE"/>
        </w:rPr>
        <w:commentReference w:id="25"/>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6"/>
      <w:r w:rsidRPr="00FF19D7">
        <w:rPr>
          <w:rFonts w:ascii="Helvetica" w:hAnsi="Helvetica" w:cstheme="minorHAnsi"/>
          <w:noProof/>
          <w:lang w:val="en-US"/>
        </w:rPr>
        <w:t>).</w:t>
      </w:r>
      <w:commentRangeEnd w:id="26"/>
      <w:r w:rsidR="00C11390">
        <w:rPr>
          <w:rStyle w:val="CommentReference"/>
          <w:lang w:val="de-DE"/>
        </w:rPr>
        <w:commentReference w:id="26"/>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30"/>
      <w:r w:rsidR="00D51F80" w:rsidRPr="00FF19D7">
        <w:rPr>
          <w:rFonts w:ascii="Helvetica" w:hAnsi="Helvetica" w:cstheme="minorHAnsi"/>
          <w:noProof/>
          <w:lang w:val="en-US"/>
        </w:rPr>
        <w:t xml:space="preserve">. </w:t>
      </w:r>
      <w:commentRangeEnd w:id="30"/>
      <w:r w:rsidR="00C11390">
        <w:rPr>
          <w:rStyle w:val="CommentReference"/>
          <w:lang w:val="de-DE"/>
        </w:rPr>
        <w:commentReference w:id="30"/>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4"/>
      <w:proofErr w:type="spellStart"/>
      <w:r w:rsidR="009A3284" w:rsidRPr="00FF19D7">
        <w:rPr>
          <w:rFonts w:ascii="Helvetica" w:hAnsi="Helvetica" w:cstheme="minorHAnsi"/>
          <w:color w:val="201F1E"/>
          <w:bdr w:val="none" w:sz="0" w:space="0" w:color="auto" w:frame="1"/>
          <w:lang w:val="en-GB"/>
        </w:rPr>
        <w:t>Qikiqtaruk</w:t>
      </w:r>
      <w:commentRangeEnd w:id="34"/>
      <w:proofErr w:type="spellEnd"/>
      <w:r w:rsidR="001001CD">
        <w:rPr>
          <w:rStyle w:val="CommentReference"/>
          <w:lang w:val="de-DE"/>
        </w:rPr>
        <w:commentReference w:id="34"/>
      </w:r>
      <w:commentRangeStart w:id="35"/>
      <w:r w:rsidR="009A3284" w:rsidRPr="00FF19D7">
        <w:rPr>
          <w:rFonts w:ascii="Helvetica" w:hAnsi="Helvetica" w:cstheme="minorHAnsi"/>
          <w:color w:val="201F1E"/>
          <w:bdr w:val="none" w:sz="0" w:space="0" w:color="auto" w:frame="1"/>
          <w:lang w:val="en-GB"/>
        </w:rPr>
        <w:t xml:space="preserve">. </w:t>
      </w:r>
      <w:commentRangeEnd w:id="35"/>
      <w:r w:rsidR="00904A8B">
        <w:rPr>
          <w:rStyle w:val="CommentReference"/>
          <w:lang w:val="de-DE"/>
        </w:rPr>
        <w:commentReference w:id="35"/>
      </w:r>
      <w:commentRangeStart w:id="36"/>
      <w:commentRangeEnd w:id="36"/>
      <w:r w:rsidR="00C11390">
        <w:rPr>
          <w:rStyle w:val="CommentReference"/>
          <w:lang w:val="de-DE"/>
        </w:rPr>
        <w:commentReference w:id="36"/>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lastRenderedPageBreak/>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5"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6"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7"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8"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9"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0"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1"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6" w:author="SCHNEIDEREIT Shawn" w:date="2020-03-12T10:15:00Z" w:initials="SS">
    <w:p w14:paraId="2796EF81" w14:textId="77777777" w:rsidR="00B126DD" w:rsidRDefault="00B126DD">
      <w:pPr>
        <w:pStyle w:val="CommentText"/>
        <w:rPr>
          <w:lang w:val="en-US"/>
        </w:rPr>
      </w:pPr>
      <w:r>
        <w:rPr>
          <w:rStyle w:val="CommentReference"/>
        </w:rPr>
        <w:annotationRef/>
      </w:r>
      <w:r w:rsidRPr="00B126DD">
        <w:rPr>
          <w:lang w:val="en-US"/>
        </w:rPr>
        <w:t>Add section on</w:t>
      </w:r>
      <w:r>
        <w:rPr>
          <w:lang w:val="en-US"/>
        </w:rPr>
        <w:t xml:space="preserve"> spectral processing:</w:t>
      </w:r>
    </w:p>
    <w:p w14:paraId="2A0D66B2" w14:textId="77777777" w:rsidR="00B126DD" w:rsidRDefault="00B126DD">
      <w:pPr>
        <w:pStyle w:val="CommentText"/>
        <w:rPr>
          <w:lang w:val="en-US"/>
        </w:rPr>
      </w:pPr>
    </w:p>
    <w:p w14:paraId="702BE65E" w14:textId="77777777" w:rsidR="00B126DD" w:rsidRDefault="00B126DD" w:rsidP="00B126DD">
      <w:pPr>
        <w:pStyle w:val="NormalWeb"/>
      </w:pPr>
      <w:r>
        <w:rPr>
          <w:rFonts w:ascii="URWPalladioL" w:hAnsi="URWPalladioL"/>
          <w:sz w:val="20"/>
          <w:szCs w:val="20"/>
        </w:rPr>
        <w:t xml:space="preserve">All spectra were evaluated visibly for potentially bad data. Outliers were removed from the dataset in an effort to achieve a more diagnostic spectral signature; </w:t>
      </w:r>
    </w:p>
    <w:p w14:paraId="1486B1D0" w14:textId="4FA55A72" w:rsidR="00B126DD" w:rsidRPr="00052000" w:rsidRDefault="00B126DD">
      <w:pPr>
        <w:pStyle w:val="CommentText"/>
        <w:rPr>
          <w:lang w:val="en-US"/>
        </w:rPr>
      </w:pPr>
      <w:r w:rsidRPr="00052000">
        <w:rPr>
          <w:lang w:val="en-US"/>
        </w:rPr>
        <w:t>(Bratch 2016)</w:t>
      </w:r>
    </w:p>
  </w:comment>
  <w:comment w:id="17"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8"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19"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21"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p>
    <w:p w14:paraId="06502F76" w14:textId="7CDDBE00" w:rsidR="00DB2771" w:rsidRPr="00DB2771" w:rsidRDefault="00DB2771">
      <w:pPr>
        <w:pStyle w:val="CommentText"/>
        <w:rPr>
          <w:lang w:val="en-DE"/>
        </w:rPr>
      </w:pPr>
    </w:p>
  </w:comment>
  <w:comment w:id="22" w:author="SCHNEIDEREIT Shawn" w:date="2020-03-09T16:30:00Z" w:initials="SS">
    <w:p w14:paraId="112FFD1D" w14:textId="6A0A9F40" w:rsidR="00C40E5D" w:rsidRDefault="00C40E5D">
      <w:pPr>
        <w:pStyle w:val="CommentText"/>
      </w:pPr>
      <w:r>
        <w:rPr>
          <w:rStyle w:val="CommentReference"/>
        </w:rPr>
        <w:annotationRef/>
      </w:r>
      <w:r>
        <w:rPr>
          <w:noProof/>
        </w:rPr>
        <w:drawing>
          <wp:inline distT="0" distB="0" distL="0" distR="0" wp14:anchorId="348C525C" wp14:editId="32A2CB39">
            <wp:extent cx="4699000" cy="2451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09 at 16.29.25.png"/>
                    <pic:cNvPicPr/>
                  </pic:nvPicPr>
                  <pic:blipFill>
                    <a:blip r:embed="rId1">
                      <a:extLst>
                        <a:ext uri="{28A0092B-C50C-407E-A947-70E740481C1C}">
                          <a14:useLocalDpi xmlns:a14="http://schemas.microsoft.com/office/drawing/2010/main" val="0"/>
                        </a:ext>
                      </a:extLst>
                    </a:blip>
                    <a:stretch>
                      <a:fillRect/>
                    </a:stretch>
                  </pic:blipFill>
                  <pic:spPr>
                    <a:xfrm>
                      <a:off x="0" y="0"/>
                      <a:ext cx="4699000" cy="2451100"/>
                    </a:xfrm>
                    <a:prstGeom prst="rect">
                      <a:avLst/>
                    </a:prstGeom>
                  </pic:spPr>
                </pic:pic>
              </a:graphicData>
            </a:graphic>
          </wp:inline>
        </w:drawing>
      </w:r>
    </w:p>
  </w:comment>
  <w:comment w:id="23"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proofErr w:type="spellStart"/>
      <w:r>
        <w:rPr>
          <w:rFonts w:ascii="AdvOT596495f2" w:hAnsi="AdvOT596495f2"/>
          <w:sz w:val="16"/>
          <w:szCs w:val="16"/>
          <w:lang w:val="en-US"/>
        </w:rPr>
        <w:t>Gholiaze</w:t>
      </w:r>
      <w:proofErr w:type="spellEnd"/>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4"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5"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2">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6"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 xml:space="preserve">Soil reflectance is highly sensitive to moisture and roughness </w:t>
      </w:r>
      <w:r>
        <w:rPr>
          <w:rFonts w:ascii="Georgia" w:hAnsi="Georgia"/>
          <w:color w:val="2E2E2E"/>
          <w:sz w:val="27"/>
          <w:szCs w:val="27"/>
        </w:rPr>
        <w:t>(</w:t>
      </w:r>
      <w:bookmarkStart w:id="27"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7"/>
      <w:r>
        <w:rPr>
          <w:rFonts w:ascii="Georgia" w:hAnsi="Georgia"/>
          <w:color w:val="2E2E2E"/>
          <w:sz w:val="27"/>
          <w:szCs w:val="27"/>
        </w:rPr>
        <w:t>,</w:t>
      </w:r>
      <w:r>
        <w:rPr>
          <w:rStyle w:val="apple-converted-space"/>
          <w:rFonts w:ascii="Georgia" w:hAnsi="Georgia"/>
          <w:color w:val="2E2E2E"/>
          <w:sz w:val="27"/>
          <w:szCs w:val="27"/>
        </w:rPr>
        <w:t> </w:t>
      </w:r>
      <w:bookmarkStart w:id="28"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8"/>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r w:rsidR="00EE63A8">
        <w:fldChar w:fldCharType="begin"/>
      </w:r>
      <w:r w:rsidR="00EE63A8">
        <w:instrText xml:space="preserve"> HYPERLINK "https://www.sciencedirect.com/topics/earth-and-planetary-sciences/imaging-spectrometer" \o "Learn more about Imaging Spectrometer from ScienceDirect's AI-generated Topic Pages" </w:instrText>
      </w:r>
      <w:r w:rsidR="00EE63A8">
        <w:fldChar w:fldCharType="separate"/>
      </w:r>
      <w:r>
        <w:rPr>
          <w:rStyle w:val="Hyperlink"/>
          <w:rFonts w:ascii="Georgia" w:hAnsi="Georgia"/>
          <w:color w:val="0C7DBB"/>
          <w:sz w:val="27"/>
          <w:szCs w:val="27"/>
          <w:u w:val="none"/>
        </w:rPr>
        <w:t>imaging spectrometers</w:t>
      </w:r>
      <w:r w:rsidR="00EE63A8">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9"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9"/>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30"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31"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31"/>
      <w:r>
        <w:rPr>
          <w:rFonts w:ascii="Georgia" w:hAnsi="Georgia"/>
          <w:color w:val="2E2E2E"/>
          <w:sz w:val="27"/>
          <w:szCs w:val="27"/>
        </w:rPr>
        <w:t>,</w:t>
      </w:r>
      <w:r>
        <w:rPr>
          <w:rStyle w:val="apple-converted-space"/>
          <w:rFonts w:ascii="Georgia" w:hAnsi="Georgia"/>
          <w:color w:val="2E2E2E"/>
          <w:sz w:val="27"/>
          <w:szCs w:val="27"/>
        </w:rPr>
        <w:t> </w:t>
      </w:r>
      <w:bookmarkStart w:id="32"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2"/>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3"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3"/>
      <w:r>
        <w:rPr>
          <w:rFonts w:ascii="Georgia" w:hAnsi="Georgia"/>
          <w:color w:val="2E2E2E"/>
          <w:sz w:val="27"/>
          <w:szCs w:val="27"/>
        </w:rPr>
        <w:t>).</w:t>
      </w:r>
      <w:r>
        <w:rPr>
          <w:rFonts w:ascii="Georgia" w:hAnsi="Georgia"/>
          <w:color w:val="2E2E2E"/>
          <w:sz w:val="27"/>
          <w:szCs w:val="27"/>
          <w:lang w:val="en-US"/>
        </w:rPr>
        <w:t>”</w:t>
      </w:r>
    </w:p>
  </w:comment>
  <w:comment w:id="34"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5"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6"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3"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4"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5"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 xml:space="preserve">of plants, rather than using all bands. However, the exact influence of these factors is likely to vary with species type, environmental conditions, and time </w:t>
      </w:r>
      <w:r>
        <w:rPr>
          <w:rFonts w:ascii="Georgia" w:hAnsi="Georgia"/>
          <w:color w:val="2E2E2E"/>
          <w:sz w:val="27"/>
          <w:szCs w:val="27"/>
        </w:rPr>
        <w:t>(</w:t>
      </w:r>
      <w:bookmarkStart w:id="37"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40"/>
      <w:r>
        <w:rPr>
          <w:rFonts w:ascii="Georgia" w:hAnsi="Georgia"/>
          <w:color w:val="2E2E2E"/>
          <w:sz w:val="27"/>
          <w:szCs w:val="27"/>
        </w:rPr>
        <w:t>,</w:t>
      </w:r>
      <w:r>
        <w:rPr>
          <w:rStyle w:val="apple-converted-space"/>
          <w:rFonts w:ascii="Georgia" w:hAnsi="Georgia"/>
          <w:color w:val="2E2E2E"/>
          <w:sz w:val="27"/>
          <w:szCs w:val="27"/>
        </w:rPr>
        <w:t> </w:t>
      </w:r>
      <w:bookmarkStart w:id="41"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41"/>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6"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7"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2"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2"/>
      <w:r>
        <w:rPr>
          <w:rFonts w:ascii="Georgia" w:hAnsi="Georgia"/>
          <w:color w:val="2E2E2E"/>
          <w:sz w:val="27"/>
          <w:szCs w:val="27"/>
        </w:rPr>
        <w:t>,</w:t>
      </w:r>
      <w:r>
        <w:rPr>
          <w:rStyle w:val="apple-converted-space"/>
          <w:rFonts w:ascii="Georgia" w:hAnsi="Georgia"/>
          <w:color w:val="2E2E2E"/>
          <w:sz w:val="27"/>
          <w:szCs w:val="27"/>
        </w:rPr>
        <w:t> </w:t>
      </w:r>
      <w:bookmarkStart w:id="43"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3"/>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1486B1D0" w15:done="0"/>
  <w15:commentEx w15:paraId="0B376A4D" w15:done="0"/>
  <w15:commentEx w15:paraId="37150C81" w15:done="0"/>
  <w15:commentEx w15:paraId="05FCC8BB" w15:done="0"/>
  <w15:commentEx w15:paraId="06502F76" w15:done="0"/>
  <w15:commentEx w15:paraId="112FFD1D"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1486B1D0" w16cid:durableId="22148A4A"/>
  <w16cid:commentId w16cid:paraId="0B376A4D" w16cid:durableId="21EF8E80"/>
  <w16cid:commentId w16cid:paraId="37150C81" w16cid:durableId="2208E3E9"/>
  <w16cid:commentId w16cid:paraId="05FCC8BB" w16cid:durableId="2209046E"/>
  <w16cid:commentId w16cid:paraId="06502F76" w16cid:durableId="22091322"/>
  <w16cid:commentId w16cid:paraId="112FFD1D" w16cid:durableId="2210EDAB"/>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MT">
    <w:altName w:val="Arial"/>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200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87AD4"/>
    <w:rsid w:val="006B3FEF"/>
    <w:rsid w:val="006C7F86"/>
    <w:rsid w:val="0071218E"/>
    <w:rsid w:val="007351C7"/>
    <w:rsid w:val="007417B7"/>
    <w:rsid w:val="00760129"/>
    <w:rsid w:val="0076498A"/>
    <w:rsid w:val="00784C9E"/>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126DD"/>
    <w:rsid w:val="00B50455"/>
    <w:rsid w:val="00B53DD4"/>
    <w:rsid w:val="00B94A8C"/>
    <w:rsid w:val="00BB1F0A"/>
    <w:rsid w:val="00BF4EDE"/>
    <w:rsid w:val="00C00127"/>
    <w:rsid w:val="00C01DF7"/>
    <w:rsid w:val="00C0318E"/>
    <w:rsid w:val="00C05CF4"/>
    <w:rsid w:val="00C11390"/>
    <w:rsid w:val="00C40E5D"/>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 w:type="table" w:styleId="TableGrid">
    <w:name w:val="Table Grid"/>
    <w:basedOn w:val="TableNormal"/>
    <w:uiPriority w:val="39"/>
    <w:rsid w:val="00052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372">
      <w:bodyDiv w:val="1"/>
      <w:marLeft w:val="0"/>
      <w:marRight w:val="0"/>
      <w:marTop w:val="0"/>
      <w:marBottom w:val="0"/>
      <w:divBdr>
        <w:top w:val="none" w:sz="0" w:space="0" w:color="auto"/>
        <w:left w:val="none" w:sz="0" w:space="0" w:color="auto"/>
        <w:bottom w:val="none" w:sz="0" w:space="0" w:color="auto"/>
        <w:right w:val="none" w:sz="0" w:space="0" w:color="auto"/>
      </w:divBdr>
      <w:divsChild>
        <w:div w:id="2031760300">
          <w:marLeft w:val="0"/>
          <w:marRight w:val="0"/>
          <w:marTop w:val="0"/>
          <w:marBottom w:val="0"/>
          <w:divBdr>
            <w:top w:val="none" w:sz="0" w:space="0" w:color="auto"/>
            <w:left w:val="none" w:sz="0" w:space="0" w:color="auto"/>
            <w:bottom w:val="none" w:sz="0" w:space="15" w:color="auto"/>
            <w:right w:val="none" w:sz="0" w:space="0" w:color="auto"/>
          </w:divBdr>
          <w:divsChild>
            <w:div w:id="1561211797">
              <w:marLeft w:val="0"/>
              <w:marRight w:val="0"/>
              <w:marTop w:val="0"/>
              <w:marBottom w:val="0"/>
              <w:divBdr>
                <w:top w:val="none" w:sz="0" w:space="0" w:color="auto"/>
                <w:left w:val="none" w:sz="0" w:space="0" w:color="auto"/>
                <w:bottom w:val="none" w:sz="0" w:space="0" w:color="auto"/>
                <w:right w:val="none" w:sz="0" w:space="0" w:color="auto"/>
              </w:divBdr>
            </w:div>
            <w:div w:id="1645624881">
              <w:marLeft w:val="0"/>
              <w:marRight w:val="0"/>
              <w:marTop w:val="0"/>
              <w:marBottom w:val="0"/>
              <w:divBdr>
                <w:top w:val="none" w:sz="0" w:space="0" w:color="auto"/>
                <w:left w:val="none" w:sz="0" w:space="0" w:color="auto"/>
                <w:bottom w:val="none" w:sz="0" w:space="0" w:color="auto"/>
                <w:right w:val="none" w:sz="0" w:space="0" w:color="auto"/>
              </w:divBdr>
            </w:div>
          </w:divsChild>
        </w:div>
        <w:div w:id="573390385">
          <w:marLeft w:val="0"/>
          <w:marRight w:val="0"/>
          <w:marTop w:val="0"/>
          <w:marBottom w:val="0"/>
          <w:divBdr>
            <w:top w:val="none" w:sz="0" w:space="0" w:color="auto"/>
            <w:left w:val="none" w:sz="0" w:space="0" w:color="auto"/>
            <w:bottom w:val="none" w:sz="0" w:space="0" w:color="auto"/>
            <w:right w:val="none" w:sz="0" w:space="0" w:color="auto"/>
          </w:divBdr>
          <w:divsChild>
            <w:div w:id="1578007889">
              <w:marLeft w:val="0"/>
              <w:marRight w:val="0"/>
              <w:marTop w:val="0"/>
              <w:marBottom w:val="0"/>
              <w:divBdr>
                <w:top w:val="none" w:sz="0" w:space="0" w:color="auto"/>
                <w:left w:val="none" w:sz="0" w:space="0" w:color="auto"/>
                <w:bottom w:val="none" w:sz="0" w:space="0" w:color="auto"/>
                <w:right w:val="none" w:sz="0" w:space="0" w:color="auto"/>
              </w:divBdr>
            </w:div>
            <w:div w:id="1225682777">
              <w:marLeft w:val="0"/>
              <w:marRight w:val="0"/>
              <w:marTop w:val="0"/>
              <w:marBottom w:val="0"/>
              <w:divBdr>
                <w:top w:val="none" w:sz="0" w:space="0" w:color="auto"/>
                <w:left w:val="none" w:sz="0" w:space="0" w:color="auto"/>
                <w:bottom w:val="none" w:sz="0" w:space="0" w:color="auto"/>
                <w:right w:val="none" w:sz="0" w:space="0" w:color="auto"/>
              </w:divBdr>
            </w:div>
            <w:div w:id="1552839063">
              <w:marLeft w:val="0"/>
              <w:marRight w:val="0"/>
              <w:marTop w:val="0"/>
              <w:marBottom w:val="0"/>
              <w:divBdr>
                <w:top w:val="none" w:sz="0" w:space="0" w:color="auto"/>
                <w:left w:val="none" w:sz="0" w:space="0" w:color="auto"/>
                <w:bottom w:val="none" w:sz="0" w:space="0" w:color="auto"/>
                <w:right w:val="none" w:sz="0" w:space="0" w:color="auto"/>
              </w:divBdr>
              <w:divsChild>
                <w:div w:id="865945159">
                  <w:marLeft w:val="0"/>
                  <w:marRight w:val="0"/>
                  <w:marTop w:val="0"/>
                  <w:marBottom w:val="0"/>
                  <w:divBdr>
                    <w:top w:val="none" w:sz="0" w:space="0" w:color="auto"/>
                    <w:left w:val="none" w:sz="0" w:space="0" w:color="auto"/>
                    <w:bottom w:val="none" w:sz="0" w:space="0" w:color="auto"/>
                    <w:right w:val="none" w:sz="0" w:space="0" w:color="auto"/>
                  </w:divBdr>
                  <w:divsChild>
                    <w:div w:id="1319962027">
                      <w:marLeft w:val="0"/>
                      <w:marRight w:val="0"/>
                      <w:marTop w:val="0"/>
                      <w:marBottom w:val="0"/>
                      <w:divBdr>
                        <w:top w:val="none" w:sz="0" w:space="0" w:color="auto"/>
                        <w:left w:val="none" w:sz="0" w:space="0" w:color="auto"/>
                        <w:bottom w:val="none" w:sz="0" w:space="0" w:color="auto"/>
                        <w:right w:val="none" w:sz="0" w:space="0" w:color="auto"/>
                      </w:divBdr>
                    </w:div>
                    <w:div w:id="11733925">
                      <w:marLeft w:val="240"/>
                      <w:marRight w:val="0"/>
                      <w:marTop w:val="0"/>
                      <w:marBottom w:val="0"/>
                      <w:divBdr>
                        <w:top w:val="none" w:sz="0" w:space="0" w:color="auto"/>
                        <w:left w:val="none" w:sz="0" w:space="0" w:color="auto"/>
                        <w:bottom w:val="none" w:sz="0" w:space="0" w:color="auto"/>
                        <w:right w:val="none" w:sz="0" w:space="0" w:color="auto"/>
                      </w:divBdr>
                    </w:div>
                  </w:divsChild>
                </w:div>
                <w:div w:id="1950700843">
                  <w:marLeft w:val="0"/>
                  <w:marRight w:val="0"/>
                  <w:marTop w:val="0"/>
                  <w:marBottom w:val="0"/>
                  <w:divBdr>
                    <w:top w:val="none" w:sz="0" w:space="0" w:color="auto"/>
                    <w:left w:val="none" w:sz="0" w:space="0" w:color="auto"/>
                    <w:bottom w:val="none" w:sz="0" w:space="0" w:color="auto"/>
                    <w:right w:val="none" w:sz="0" w:space="0" w:color="auto"/>
                  </w:divBdr>
                  <w:divsChild>
                    <w:div w:id="1070618620">
                      <w:marLeft w:val="0"/>
                      <w:marRight w:val="0"/>
                      <w:marTop w:val="0"/>
                      <w:marBottom w:val="0"/>
                      <w:divBdr>
                        <w:top w:val="none" w:sz="0" w:space="0" w:color="auto"/>
                        <w:left w:val="none" w:sz="0" w:space="0" w:color="auto"/>
                        <w:bottom w:val="none" w:sz="0" w:space="0" w:color="auto"/>
                        <w:right w:val="none" w:sz="0" w:space="0" w:color="auto"/>
                      </w:divBdr>
                    </w:div>
                    <w:div w:id="73207962">
                      <w:marLeft w:val="240"/>
                      <w:marRight w:val="0"/>
                      <w:marTop w:val="0"/>
                      <w:marBottom w:val="0"/>
                      <w:divBdr>
                        <w:top w:val="none" w:sz="0" w:space="0" w:color="auto"/>
                        <w:left w:val="none" w:sz="0" w:space="0" w:color="auto"/>
                        <w:bottom w:val="none" w:sz="0" w:space="0" w:color="auto"/>
                        <w:right w:val="none" w:sz="0" w:space="0" w:color="auto"/>
                      </w:divBdr>
                    </w:div>
                  </w:divsChild>
                </w:div>
                <w:div w:id="1244409274">
                  <w:marLeft w:val="0"/>
                  <w:marRight w:val="0"/>
                  <w:marTop w:val="0"/>
                  <w:marBottom w:val="0"/>
                  <w:divBdr>
                    <w:top w:val="none" w:sz="0" w:space="0" w:color="auto"/>
                    <w:left w:val="none" w:sz="0" w:space="0" w:color="auto"/>
                    <w:bottom w:val="none" w:sz="0" w:space="0" w:color="auto"/>
                    <w:right w:val="none" w:sz="0" w:space="0" w:color="auto"/>
                  </w:divBdr>
                  <w:divsChild>
                    <w:div w:id="1749383931">
                      <w:marLeft w:val="0"/>
                      <w:marRight w:val="0"/>
                      <w:marTop w:val="0"/>
                      <w:marBottom w:val="0"/>
                      <w:divBdr>
                        <w:top w:val="none" w:sz="0" w:space="0" w:color="auto"/>
                        <w:left w:val="none" w:sz="0" w:space="0" w:color="auto"/>
                        <w:bottom w:val="none" w:sz="0" w:space="0" w:color="auto"/>
                        <w:right w:val="none" w:sz="0" w:space="0" w:color="auto"/>
                      </w:divBdr>
                    </w:div>
                    <w:div w:id="651834076">
                      <w:marLeft w:val="240"/>
                      <w:marRight w:val="0"/>
                      <w:marTop w:val="0"/>
                      <w:marBottom w:val="0"/>
                      <w:divBdr>
                        <w:top w:val="none" w:sz="0" w:space="0" w:color="auto"/>
                        <w:left w:val="none" w:sz="0" w:space="0" w:color="auto"/>
                        <w:bottom w:val="none" w:sz="0" w:space="0" w:color="auto"/>
                        <w:right w:val="none" w:sz="0" w:space="0" w:color="auto"/>
                      </w:divBdr>
                    </w:div>
                  </w:divsChild>
                </w:div>
                <w:div w:id="1661150603">
                  <w:marLeft w:val="0"/>
                  <w:marRight w:val="0"/>
                  <w:marTop w:val="0"/>
                  <w:marBottom w:val="0"/>
                  <w:divBdr>
                    <w:top w:val="none" w:sz="0" w:space="0" w:color="auto"/>
                    <w:left w:val="none" w:sz="0" w:space="0" w:color="auto"/>
                    <w:bottom w:val="none" w:sz="0" w:space="0" w:color="auto"/>
                    <w:right w:val="none" w:sz="0" w:space="0" w:color="auto"/>
                  </w:divBdr>
                  <w:divsChild>
                    <w:div w:id="1556547272">
                      <w:marLeft w:val="0"/>
                      <w:marRight w:val="0"/>
                      <w:marTop w:val="0"/>
                      <w:marBottom w:val="0"/>
                      <w:divBdr>
                        <w:top w:val="none" w:sz="0" w:space="0" w:color="auto"/>
                        <w:left w:val="none" w:sz="0" w:space="0" w:color="auto"/>
                        <w:bottom w:val="none" w:sz="0" w:space="0" w:color="auto"/>
                        <w:right w:val="none" w:sz="0" w:space="0" w:color="auto"/>
                      </w:divBdr>
                    </w:div>
                    <w:div w:id="7552453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044370">
              <w:marLeft w:val="0"/>
              <w:marRight w:val="0"/>
              <w:marTop w:val="0"/>
              <w:marBottom w:val="0"/>
              <w:divBdr>
                <w:top w:val="none" w:sz="0" w:space="0" w:color="auto"/>
                <w:left w:val="none" w:sz="0" w:space="0" w:color="auto"/>
                <w:bottom w:val="none" w:sz="0" w:space="0" w:color="auto"/>
                <w:right w:val="none" w:sz="0" w:space="0" w:color="auto"/>
              </w:divBdr>
            </w:div>
            <w:div w:id="1798334061">
              <w:marLeft w:val="0"/>
              <w:marRight w:val="0"/>
              <w:marTop w:val="0"/>
              <w:marBottom w:val="0"/>
              <w:divBdr>
                <w:top w:val="none" w:sz="0" w:space="0" w:color="auto"/>
                <w:left w:val="none" w:sz="0" w:space="0" w:color="auto"/>
                <w:bottom w:val="none" w:sz="0" w:space="0" w:color="auto"/>
                <w:right w:val="none" w:sz="0" w:space="0" w:color="auto"/>
              </w:divBdr>
            </w:div>
            <w:div w:id="425420525">
              <w:marLeft w:val="0"/>
              <w:marRight w:val="0"/>
              <w:marTop w:val="0"/>
              <w:marBottom w:val="0"/>
              <w:divBdr>
                <w:top w:val="none" w:sz="0" w:space="0" w:color="auto"/>
                <w:left w:val="none" w:sz="0" w:space="0" w:color="auto"/>
                <w:bottom w:val="none" w:sz="0" w:space="0" w:color="auto"/>
                <w:right w:val="none" w:sz="0" w:space="0" w:color="auto"/>
              </w:divBdr>
              <w:divsChild>
                <w:div w:id="189146162">
                  <w:marLeft w:val="0"/>
                  <w:marRight w:val="0"/>
                  <w:marTop w:val="150"/>
                  <w:marBottom w:val="0"/>
                  <w:divBdr>
                    <w:top w:val="none" w:sz="0" w:space="0" w:color="auto"/>
                    <w:left w:val="none" w:sz="0" w:space="0" w:color="auto"/>
                    <w:bottom w:val="none" w:sz="0" w:space="0" w:color="auto"/>
                    <w:right w:val="none" w:sz="0" w:space="0" w:color="auto"/>
                  </w:divBdr>
                  <w:divsChild>
                    <w:div w:id="439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071">
              <w:marLeft w:val="0"/>
              <w:marRight w:val="0"/>
              <w:marTop w:val="0"/>
              <w:marBottom w:val="0"/>
              <w:divBdr>
                <w:top w:val="none" w:sz="0" w:space="0" w:color="auto"/>
                <w:left w:val="none" w:sz="0" w:space="0" w:color="auto"/>
                <w:bottom w:val="single" w:sz="6" w:space="18" w:color="CCCCCC"/>
                <w:right w:val="none" w:sz="0" w:space="0" w:color="auto"/>
              </w:divBdr>
              <w:divsChild>
                <w:div w:id="1356465565">
                  <w:marLeft w:val="0"/>
                  <w:marRight w:val="0"/>
                  <w:marTop w:val="0"/>
                  <w:marBottom w:val="120"/>
                  <w:divBdr>
                    <w:top w:val="none" w:sz="0" w:space="0" w:color="auto"/>
                    <w:left w:val="none" w:sz="0" w:space="0" w:color="auto"/>
                    <w:bottom w:val="none" w:sz="0" w:space="0" w:color="auto"/>
                    <w:right w:val="none" w:sz="0" w:space="0" w:color="auto"/>
                  </w:divBdr>
                  <w:divsChild>
                    <w:div w:id="7133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373">
          <w:marLeft w:val="0"/>
          <w:marRight w:val="0"/>
          <w:marTop w:val="480"/>
          <w:marBottom w:val="0"/>
          <w:divBdr>
            <w:top w:val="none" w:sz="0" w:space="0" w:color="auto"/>
            <w:left w:val="none" w:sz="0" w:space="0" w:color="auto"/>
            <w:bottom w:val="none" w:sz="0" w:space="0" w:color="auto"/>
            <w:right w:val="none" w:sz="0" w:space="0" w:color="auto"/>
          </w:divBdr>
          <w:divsChild>
            <w:div w:id="37434548">
              <w:marLeft w:val="0"/>
              <w:marRight w:val="0"/>
              <w:marTop w:val="240"/>
              <w:marBottom w:val="240"/>
              <w:divBdr>
                <w:top w:val="none" w:sz="0" w:space="0" w:color="auto"/>
                <w:left w:val="none" w:sz="0" w:space="0" w:color="auto"/>
                <w:bottom w:val="none" w:sz="0" w:space="0" w:color="auto"/>
                <w:right w:val="none" w:sz="0" w:space="0" w:color="auto"/>
              </w:divBdr>
              <w:divsChild>
                <w:div w:id="1575044835">
                  <w:marLeft w:val="100"/>
                  <w:marRight w:val="201"/>
                  <w:marTop w:val="240"/>
                  <w:marBottom w:val="240"/>
                  <w:divBdr>
                    <w:top w:val="none" w:sz="0" w:space="0" w:color="auto"/>
                    <w:left w:val="none" w:sz="0" w:space="0" w:color="auto"/>
                    <w:bottom w:val="none" w:sz="0" w:space="0" w:color="auto"/>
                    <w:right w:val="none" w:sz="0" w:space="0" w:color="auto"/>
                  </w:divBdr>
                  <w:divsChild>
                    <w:div w:id="18815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5948">
              <w:marLeft w:val="0"/>
              <w:marRight w:val="0"/>
              <w:marTop w:val="240"/>
              <w:marBottom w:val="240"/>
              <w:divBdr>
                <w:top w:val="none" w:sz="0" w:space="0" w:color="auto"/>
                <w:left w:val="none" w:sz="0" w:space="0" w:color="auto"/>
                <w:bottom w:val="none" w:sz="0" w:space="0" w:color="auto"/>
                <w:right w:val="none" w:sz="0" w:space="0" w:color="auto"/>
              </w:divBdr>
              <w:divsChild>
                <w:div w:id="890389577">
                  <w:marLeft w:val="100"/>
                  <w:marRight w:val="201"/>
                  <w:marTop w:val="240"/>
                  <w:marBottom w:val="240"/>
                  <w:divBdr>
                    <w:top w:val="none" w:sz="0" w:space="0" w:color="auto"/>
                    <w:left w:val="none" w:sz="0" w:space="0" w:color="auto"/>
                    <w:bottom w:val="none" w:sz="0" w:space="0" w:color="auto"/>
                    <w:right w:val="none" w:sz="0" w:space="0" w:color="auto"/>
                  </w:divBdr>
                  <w:divsChild>
                    <w:div w:id="46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871">
              <w:marLeft w:val="0"/>
              <w:marRight w:val="0"/>
              <w:marTop w:val="240"/>
              <w:marBottom w:val="240"/>
              <w:divBdr>
                <w:top w:val="none" w:sz="0" w:space="0" w:color="auto"/>
                <w:left w:val="none" w:sz="0" w:space="0" w:color="auto"/>
                <w:bottom w:val="none" w:sz="0" w:space="0" w:color="auto"/>
                <w:right w:val="none" w:sz="0" w:space="0" w:color="auto"/>
              </w:divBdr>
              <w:divsChild>
                <w:div w:id="114257326">
                  <w:marLeft w:val="100"/>
                  <w:marRight w:val="201"/>
                  <w:marTop w:val="240"/>
                  <w:marBottom w:val="240"/>
                  <w:divBdr>
                    <w:top w:val="none" w:sz="0" w:space="0" w:color="auto"/>
                    <w:left w:val="none" w:sz="0" w:space="0" w:color="auto"/>
                    <w:bottom w:val="none" w:sz="0" w:space="0" w:color="auto"/>
                    <w:right w:val="none" w:sz="0" w:space="0" w:color="auto"/>
                  </w:divBdr>
                  <w:divsChild>
                    <w:div w:id="1908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99">
              <w:marLeft w:val="0"/>
              <w:marRight w:val="0"/>
              <w:marTop w:val="240"/>
              <w:marBottom w:val="240"/>
              <w:divBdr>
                <w:top w:val="none" w:sz="0" w:space="0" w:color="auto"/>
                <w:left w:val="none" w:sz="0" w:space="0" w:color="auto"/>
                <w:bottom w:val="none" w:sz="0" w:space="0" w:color="auto"/>
                <w:right w:val="none" w:sz="0" w:space="0" w:color="auto"/>
              </w:divBdr>
              <w:divsChild>
                <w:div w:id="934944281">
                  <w:marLeft w:val="100"/>
                  <w:marRight w:val="201"/>
                  <w:marTop w:val="240"/>
                  <w:marBottom w:val="240"/>
                  <w:divBdr>
                    <w:top w:val="none" w:sz="0" w:space="0" w:color="auto"/>
                    <w:left w:val="none" w:sz="0" w:space="0" w:color="auto"/>
                    <w:bottom w:val="none" w:sz="0" w:space="0" w:color="auto"/>
                    <w:right w:val="none" w:sz="0" w:space="0" w:color="auto"/>
                  </w:divBdr>
                  <w:divsChild>
                    <w:div w:id="12345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3748">
              <w:marLeft w:val="0"/>
              <w:marRight w:val="0"/>
              <w:marTop w:val="240"/>
              <w:marBottom w:val="240"/>
              <w:divBdr>
                <w:top w:val="none" w:sz="0" w:space="0" w:color="auto"/>
                <w:left w:val="none" w:sz="0" w:space="0" w:color="auto"/>
                <w:bottom w:val="none" w:sz="0" w:space="0" w:color="auto"/>
                <w:right w:val="none" w:sz="0" w:space="0" w:color="auto"/>
              </w:divBdr>
              <w:divsChild>
                <w:div w:id="391513409">
                  <w:marLeft w:val="100"/>
                  <w:marRight w:val="201"/>
                  <w:marTop w:val="240"/>
                  <w:marBottom w:val="240"/>
                  <w:divBdr>
                    <w:top w:val="none" w:sz="0" w:space="0" w:color="auto"/>
                    <w:left w:val="none" w:sz="0" w:space="0" w:color="auto"/>
                    <w:bottom w:val="none" w:sz="0" w:space="0" w:color="auto"/>
                    <w:right w:val="none" w:sz="0" w:space="0" w:color="auto"/>
                  </w:divBdr>
                  <w:divsChild>
                    <w:div w:id="5664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888837652">
      <w:bodyDiv w:val="1"/>
      <w:marLeft w:val="0"/>
      <w:marRight w:val="0"/>
      <w:marTop w:val="0"/>
      <w:marBottom w:val="0"/>
      <w:divBdr>
        <w:top w:val="none" w:sz="0" w:space="0" w:color="auto"/>
        <w:left w:val="none" w:sz="0" w:space="0" w:color="auto"/>
        <w:bottom w:val="none" w:sz="0" w:space="0" w:color="auto"/>
        <w:right w:val="none" w:sz="0" w:space="0" w:color="auto"/>
      </w:divBdr>
      <w:divsChild>
        <w:div w:id="1719670415">
          <w:marLeft w:val="0"/>
          <w:marRight w:val="0"/>
          <w:marTop w:val="0"/>
          <w:marBottom w:val="0"/>
          <w:divBdr>
            <w:top w:val="none" w:sz="0" w:space="0" w:color="auto"/>
            <w:left w:val="none" w:sz="0" w:space="0" w:color="auto"/>
            <w:bottom w:val="none" w:sz="0" w:space="0" w:color="auto"/>
            <w:right w:val="none" w:sz="0" w:space="0" w:color="auto"/>
          </w:divBdr>
          <w:divsChild>
            <w:div w:id="300768906">
              <w:marLeft w:val="0"/>
              <w:marRight w:val="0"/>
              <w:marTop w:val="0"/>
              <w:marBottom w:val="0"/>
              <w:divBdr>
                <w:top w:val="none" w:sz="0" w:space="0" w:color="auto"/>
                <w:left w:val="none" w:sz="0" w:space="0" w:color="auto"/>
                <w:bottom w:val="none" w:sz="0" w:space="0" w:color="auto"/>
                <w:right w:val="none" w:sz="0" w:space="0" w:color="auto"/>
              </w:divBdr>
              <w:divsChild>
                <w:div w:id="6334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69099">
      <w:bodyDiv w:val="1"/>
      <w:marLeft w:val="0"/>
      <w:marRight w:val="0"/>
      <w:marTop w:val="0"/>
      <w:marBottom w:val="0"/>
      <w:divBdr>
        <w:top w:val="none" w:sz="0" w:space="0" w:color="auto"/>
        <w:left w:val="none" w:sz="0" w:space="0" w:color="auto"/>
        <w:bottom w:val="none" w:sz="0" w:space="0" w:color="auto"/>
        <w:right w:val="none" w:sz="0" w:space="0" w:color="auto"/>
      </w:divBdr>
      <w:divsChild>
        <w:div w:id="614678782">
          <w:marLeft w:val="0"/>
          <w:marRight w:val="0"/>
          <w:marTop w:val="0"/>
          <w:marBottom w:val="0"/>
          <w:divBdr>
            <w:top w:val="none" w:sz="0" w:space="0" w:color="auto"/>
            <w:left w:val="none" w:sz="0" w:space="0" w:color="auto"/>
            <w:bottom w:val="none" w:sz="0" w:space="0" w:color="auto"/>
            <w:right w:val="none" w:sz="0" w:space="0" w:color="auto"/>
          </w:divBdr>
          <w:divsChild>
            <w:div w:id="860630357">
              <w:marLeft w:val="0"/>
              <w:marRight w:val="0"/>
              <w:marTop w:val="0"/>
              <w:marBottom w:val="0"/>
              <w:divBdr>
                <w:top w:val="none" w:sz="0" w:space="0" w:color="auto"/>
                <w:left w:val="none" w:sz="0" w:space="0" w:color="auto"/>
                <w:bottom w:val="none" w:sz="0" w:space="0" w:color="auto"/>
                <w:right w:val="none" w:sz="0" w:space="0" w:color="auto"/>
              </w:divBdr>
              <w:divsChild>
                <w:div w:id="2662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reflected-wave" TargetMode="External"/><Relationship Id="rId7" Type="http://schemas.openxmlformats.org/officeDocument/2006/relationships/hyperlink" Target="https://www.sciencedirect.com/topics/earth-and-planetary-sciences/multisensor-fusion"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www.sciencedirect.com/topics/earth-and-planetary-sciences/temporal-resolution" TargetMode="External"/><Relationship Id="rId5" Type="http://schemas.openxmlformats.org/officeDocument/2006/relationships/hyperlink" Target="https://www.sciencedirect.com/topics/earth-and-planetary-sciences/phenology" TargetMode="External"/><Relationship Id="rId4" Type="http://schemas.openxmlformats.org/officeDocument/2006/relationships/hyperlink" Target="https://www.sciencedirect.com/topics/earth-and-planetary-sciences/biochemistr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16</Pages>
  <Words>10216</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36</cp:revision>
  <dcterms:created xsi:type="dcterms:W3CDTF">2020-01-28T10:56:00Z</dcterms:created>
  <dcterms:modified xsi:type="dcterms:W3CDTF">2020-03-22T11:28:00Z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